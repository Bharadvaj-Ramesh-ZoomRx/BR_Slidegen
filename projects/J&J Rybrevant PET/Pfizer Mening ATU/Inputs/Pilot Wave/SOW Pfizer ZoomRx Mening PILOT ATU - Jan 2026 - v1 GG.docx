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360"/>
      </w:tblGrid>
      <w:tr w:rsidR="00740D50" w:rsidRPr="00CA4B88" w14:paraId="4FAFD8DD" w14:textId="77777777" w:rsidTr="00D47F85">
        <w:tc>
          <w:tcPr>
            <w:tcW w:w="9576" w:type="dxa"/>
          </w:tcPr>
          <w:p w14:paraId="6E97C6BB" w14:textId="77777777" w:rsidR="00740D50" w:rsidRPr="00CA4B88" w:rsidRDefault="00740D50" w:rsidP="00D47F85">
            <w:pPr>
              <w:jc w:val="center"/>
              <w:rPr>
                <w:rFonts w:asciiTheme="minorHAnsi" w:hAnsiTheme="minorHAnsi" w:cstheme="minorHAnsi"/>
                <w:sz w:val="56"/>
                <w:szCs w:val="56"/>
              </w:rPr>
            </w:pPr>
            <w:r w:rsidRPr="00CA4B88">
              <w:rPr>
                <w:rFonts w:asciiTheme="minorHAnsi" w:hAnsiTheme="minorHAnsi" w:cstheme="minorHAnsi"/>
                <w:sz w:val="56"/>
                <w:szCs w:val="56"/>
              </w:rPr>
              <w:t>CONFIDENTIAL</w:t>
            </w:r>
          </w:p>
        </w:tc>
      </w:tr>
      <w:tr w:rsidR="00740D50" w:rsidRPr="00CA4B88" w14:paraId="428E62D5" w14:textId="77777777" w:rsidTr="00D47F85">
        <w:trPr>
          <w:trHeight w:val="625"/>
        </w:trPr>
        <w:tc>
          <w:tcPr>
            <w:tcW w:w="9576" w:type="dxa"/>
          </w:tcPr>
          <w:p w14:paraId="281F638A" w14:textId="77777777" w:rsidR="00740D50" w:rsidRPr="00CA4B88" w:rsidRDefault="00740D50" w:rsidP="00D47F85">
            <w:pPr>
              <w:jc w:val="center"/>
              <w:rPr>
                <w:rFonts w:asciiTheme="minorHAnsi" w:hAnsiTheme="minorHAnsi" w:cstheme="minorHAnsi"/>
              </w:rPr>
            </w:pPr>
          </w:p>
          <w:p w14:paraId="573A6306" w14:textId="77777777" w:rsidR="00740D50" w:rsidRPr="00CA4B88" w:rsidRDefault="00740D50" w:rsidP="00D47F85">
            <w:pPr>
              <w:jc w:val="center"/>
              <w:rPr>
                <w:rFonts w:asciiTheme="minorHAnsi" w:hAnsiTheme="minorHAnsi" w:cstheme="minorHAnsi"/>
              </w:rPr>
            </w:pPr>
          </w:p>
          <w:p w14:paraId="75F5B85D" w14:textId="77777777" w:rsidR="00740D50" w:rsidRPr="00CA4B88" w:rsidRDefault="00740D50" w:rsidP="00D47F85">
            <w:pPr>
              <w:jc w:val="center"/>
              <w:rPr>
                <w:rFonts w:asciiTheme="minorHAnsi" w:hAnsiTheme="minorHAnsi" w:cstheme="minorHAnsi"/>
              </w:rPr>
            </w:pPr>
          </w:p>
          <w:p w14:paraId="6EAECA28" w14:textId="77777777" w:rsidR="00740D50" w:rsidRPr="00CA4B88" w:rsidRDefault="00740D50" w:rsidP="00D47F85">
            <w:pPr>
              <w:jc w:val="center"/>
              <w:rPr>
                <w:rFonts w:asciiTheme="minorHAnsi" w:hAnsiTheme="minorHAnsi" w:cstheme="minorHAnsi"/>
              </w:rPr>
            </w:pPr>
          </w:p>
        </w:tc>
      </w:tr>
      <w:tr w:rsidR="00740D50" w:rsidRPr="00CA4B88" w14:paraId="1D03C14B" w14:textId="77777777" w:rsidTr="00D47F85">
        <w:tc>
          <w:tcPr>
            <w:tcW w:w="9576" w:type="dxa"/>
          </w:tcPr>
          <w:p w14:paraId="6B725A6C" w14:textId="77777777" w:rsidR="00740D50" w:rsidRPr="00CA4B88" w:rsidRDefault="00740D50" w:rsidP="00D47F85">
            <w:pPr>
              <w:jc w:val="center"/>
              <w:rPr>
                <w:rFonts w:asciiTheme="minorHAnsi" w:hAnsiTheme="minorHAnsi" w:cstheme="minorHAnsi"/>
              </w:rPr>
            </w:pPr>
            <w:r w:rsidRPr="00CA4B88">
              <w:rPr>
                <w:rFonts w:asciiTheme="minorHAnsi" w:hAnsiTheme="minorHAnsi" w:cstheme="minorHAnsi"/>
                <w:b/>
                <w:noProof/>
                <w:color w:val="2B579A"/>
                <w:sz w:val="44"/>
                <w:szCs w:val="44"/>
                <w:shd w:val="clear" w:color="auto" w:fill="E6E6E6"/>
                <w:lang w:val="en-CA"/>
              </w:rPr>
              <w:drawing>
                <wp:inline distT="0" distB="0" distL="0" distR="0" wp14:anchorId="61F35F40" wp14:editId="509A0519">
                  <wp:extent cx="2743200" cy="1132332"/>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43200" cy="1132332"/>
                          </a:xfrm>
                          <a:prstGeom prst="rect">
                            <a:avLst/>
                          </a:prstGeom>
                        </pic:spPr>
                      </pic:pic>
                    </a:graphicData>
                  </a:graphic>
                </wp:inline>
              </w:drawing>
            </w:r>
          </w:p>
        </w:tc>
      </w:tr>
      <w:tr w:rsidR="00740D50" w:rsidRPr="00CA4B88" w14:paraId="11E68A76" w14:textId="77777777" w:rsidTr="00D47F85">
        <w:tc>
          <w:tcPr>
            <w:tcW w:w="9576" w:type="dxa"/>
          </w:tcPr>
          <w:p w14:paraId="341B2EFE" w14:textId="77777777" w:rsidR="00740D50" w:rsidRPr="00CA4B88" w:rsidRDefault="00740D50" w:rsidP="00D47F85">
            <w:pPr>
              <w:jc w:val="center"/>
              <w:rPr>
                <w:rFonts w:asciiTheme="minorHAnsi" w:hAnsiTheme="minorHAnsi" w:cstheme="minorHAnsi"/>
                <w:b/>
                <w:sz w:val="44"/>
                <w:szCs w:val="44"/>
              </w:rPr>
            </w:pPr>
          </w:p>
        </w:tc>
      </w:tr>
      <w:tr w:rsidR="00740D50" w:rsidRPr="00CA4B88" w14:paraId="3143223E" w14:textId="77777777" w:rsidTr="00D47F85">
        <w:tc>
          <w:tcPr>
            <w:tcW w:w="9576" w:type="dxa"/>
          </w:tcPr>
          <w:p w14:paraId="34971102" w14:textId="3B5F23C1" w:rsidR="00C72085" w:rsidRPr="00C72085" w:rsidRDefault="00C72085" w:rsidP="00D47F85">
            <w:pPr>
              <w:jc w:val="center"/>
              <w:rPr>
                <w:rFonts w:asciiTheme="minorHAnsi" w:hAnsiTheme="minorHAnsi" w:cstheme="minorHAnsi"/>
                <w:b/>
                <w:sz w:val="44"/>
                <w:szCs w:val="44"/>
              </w:rPr>
            </w:pPr>
            <w:r w:rsidRPr="00C72085">
              <w:rPr>
                <w:rFonts w:asciiTheme="minorHAnsi" w:hAnsiTheme="minorHAnsi" w:cstheme="minorHAnsi"/>
                <w:b/>
                <w:sz w:val="44"/>
                <w:szCs w:val="44"/>
              </w:rPr>
              <w:t>Meningococcal Vaccines</w:t>
            </w:r>
          </w:p>
          <w:p w14:paraId="545A8F95" w14:textId="162ABF99" w:rsidR="00740D50" w:rsidRPr="00CA4B88" w:rsidRDefault="00C72085" w:rsidP="00D47F85">
            <w:pPr>
              <w:jc w:val="center"/>
              <w:rPr>
                <w:rFonts w:asciiTheme="minorHAnsi" w:hAnsiTheme="minorHAnsi" w:cstheme="minorHAnsi"/>
                <w:b/>
                <w:color w:val="000000"/>
                <w:sz w:val="44"/>
                <w:szCs w:val="44"/>
              </w:rPr>
            </w:pPr>
            <w:r w:rsidRPr="00C72085">
              <w:rPr>
                <w:rFonts w:asciiTheme="minorHAnsi" w:hAnsiTheme="minorHAnsi" w:cstheme="minorHAnsi"/>
                <w:b/>
                <w:sz w:val="44"/>
                <w:szCs w:val="44"/>
              </w:rPr>
              <w:t>Pilot ATU</w:t>
            </w:r>
          </w:p>
        </w:tc>
      </w:tr>
      <w:tr w:rsidR="00740D50" w:rsidRPr="00CA4B88" w14:paraId="56958FBC" w14:textId="77777777" w:rsidTr="00D47F85">
        <w:tc>
          <w:tcPr>
            <w:tcW w:w="9576" w:type="dxa"/>
          </w:tcPr>
          <w:p w14:paraId="77857990" w14:textId="77777777" w:rsidR="00740D50" w:rsidRPr="00CA4B88" w:rsidRDefault="00740D50" w:rsidP="00D47F85">
            <w:pPr>
              <w:jc w:val="center"/>
              <w:rPr>
                <w:rFonts w:asciiTheme="minorHAnsi" w:hAnsiTheme="minorHAnsi" w:cstheme="minorHAnsi"/>
                <w:sz w:val="36"/>
                <w:szCs w:val="36"/>
              </w:rPr>
            </w:pPr>
          </w:p>
        </w:tc>
      </w:tr>
      <w:tr w:rsidR="00740D50" w:rsidRPr="00CA4B88" w14:paraId="261A0E2F" w14:textId="77777777" w:rsidTr="00D47F85">
        <w:tc>
          <w:tcPr>
            <w:tcW w:w="9576" w:type="dxa"/>
          </w:tcPr>
          <w:p w14:paraId="42B7F40A" w14:textId="77777777" w:rsidR="00740D50" w:rsidRPr="00CA4B88" w:rsidRDefault="00740D50" w:rsidP="00D47F85">
            <w:pPr>
              <w:jc w:val="center"/>
              <w:rPr>
                <w:rFonts w:asciiTheme="minorHAnsi" w:hAnsiTheme="minorHAnsi" w:cstheme="minorHAnsi"/>
                <w:b/>
                <w:sz w:val="44"/>
                <w:szCs w:val="44"/>
              </w:rPr>
            </w:pPr>
            <w:r w:rsidRPr="00CA4B88">
              <w:rPr>
                <w:rFonts w:asciiTheme="minorHAnsi" w:hAnsiTheme="minorHAnsi" w:cstheme="minorHAnsi"/>
                <w:b/>
                <w:sz w:val="44"/>
                <w:szCs w:val="44"/>
              </w:rPr>
              <w:t>Services Statement of Work</w:t>
            </w:r>
          </w:p>
        </w:tc>
      </w:tr>
      <w:tr w:rsidR="00740D50" w:rsidRPr="00CA4B88" w14:paraId="79FC237E" w14:textId="77777777" w:rsidTr="00D47F85">
        <w:tc>
          <w:tcPr>
            <w:tcW w:w="9576" w:type="dxa"/>
          </w:tcPr>
          <w:p w14:paraId="509EDFCA" w14:textId="77777777" w:rsidR="00740D50" w:rsidRPr="00CA4B88" w:rsidRDefault="00740D50" w:rsidP="00D47F85">
            <w:pPr>
              <w:jc w:val="center"/>
              <w:rPr>
                <w:rFonts w:asciiTheme="minorHAnsi" w:hAnsiTheme="minorHAnsi" w:cstheme="minorHAnsi"/>
                <w:sz w:val="18"/>
                <w:szCs w:val="18"/>
              </w:rPr>
            </w:pPr>
          </w:p>
        </w:tc>
      </w:tr>
      <w:tr w:rsidR="00740D50" w:rsidRPr="00CA4B88" w14:paraId="4BE5A208" w14:textId="77777777" w:rsidTr="00D47F85">
        <w:tc>
          <w:tcPr>
            <w:tcW w:w="9576" w:type="dxa"/>
          </w:tcPr>
          <w:p w14:paraId="58EA942E" w14:textId="13D05886" w:rsidR="00740D50" w:rsidRPr="00C72085" w:rsidRDefault="00C72085" w:rsidP="00D47F85">
            <w:pPr>
              <w:jc w:val="center"/>
              <w:rPr>
                <w:rFonts w:asciiTheme="minorHAnsi" w:hAnsiTheme="minorHAnsi" w:cstheme="minorHAnsi"/>
                <w:b/>
                <w:i/>
                <w:sz w:val="36"/>
                <w:szCs w:val="36"/>
              </w:rPr>
            </w:pPr>
            <w:r w:rsidRPr="00C72085">
              <w:rPr>
                <w:rFonts w:asciiTheme="minorHAnsi" w:hAnsiTheme="minorHAnsi" w:cstheme="minorHAnsi"/>
                <w:b/>
                <w:i/>
                <w:sz w:val="36"/>
                <w:szCs w:val="36"/>
              </w:rPr>
              <w:t>January 13, 2025</w:t>
            </w:r>
          </w:p>
          <w:p w14:paraId="3A4388D8" w14:textId="77777777" w:rsidR="00740D50" w:rsidRPr="00CA4B88" w:rsidRDefault="00740D50" w:rsidP="00D47F85">
            <w:pPr>
              <w:jc w:val="center"/>
              <w:rPr>
                <w:rFonts w:asciiTheme="minorHAnsi" w:hAnsiTheme="minorHAnsi" w:cstheme="minorHAnsi"/>
                <w:b/>
                <w:i/>
                <w:sz w:val="18"/>
                <w:szCs w:val="18"/>
              </w:rPr>
            </w:pPr>
          </w:p>
        </w:tc>
      </w:tr>
      <w:tr w:rsidR="00740D50" w:rsidRPr="00CA4B88" w14:paraId="75B8E834" w14:textId="77777777" w:rsidTr="00D47F85">
        <w:tc>
          <w:tcPr>
            <w:tcW w:w="9576" w:type="dxa"/>
          </w:tcPr>
          <w:p w14:paraId="76DA9BCF" w14:textId="77777777" w:rsidR="00740D50" w:rsidRPr="00CA4B88" w:rsidRDefault="00740D50" w:rsidP="00D47F85">
            <w:pPr>
              <w:jc w:val="both"/>
              <w:rPr>
                <w:rFonts w:asciiTheme="minorHAnsi" w:hAnsiTheme="minorHAnsi" w:cstheme="minorHAnsi"/>
                <w:b/>
                <w:sz w:val="22"/>
                <w:szCs w:val="22"/>
              </w:rPr>
            </w:pPr>
          </w:p>
          <w:p w14:paraId="3B983A8D" w14:textId="77777777" w:rsidR="00740D50" w:rsidRPr="00CA4B88" w:rsidRDefault="00740D50" w:rsidP="00D47F85">
            <w:pPr>
              <w:autoSpaceDE w:val="0"/>
              <w:autoSpaceDN w:val="0"/>
              <w:adjustRightInd w:val="0"/>
              <w:jc w:val="both"/>
              <w:rPr>
                <w:rFonts w:asciiTheme="minorHAnsi" w:hAnsiTheme="minorHAnsi" w:cstheme="minorHAnsi"/>
                <w:b/>
                <w:i/>
                <w:sz w:val="22"/>
                <w:szCs w:val="22"/>
              </w:rPr>
            </w:pPr>
            <w:r w:rsidRPr="00CA4B88">
              <w:rPr>
                <w:rFonts w:asciiTheme="minorHAnsi" w:hAnsiTheme="minorHAnsi" w:cstheme="minorHAnsi"/>
                <w:b/>
                <w:i/>
                <w:sz w:val="22"/>
                <w:szCs w:val="22"/>
              </w:rPr>
              <w:t>Pfizer and Provider signatures on this Statement of Work together are the Agreement of work product and/or services to be provided. Pfizer approval of this SOW is through an approved Pfizer Purchase Order issued to provider. Provider shall not begin work prior to receiving an executed Pfizer Purchase Order.</w:t>
            </w:r>
          </w:p>
          <w:p w14:paraId="5A0B11DB" w14:textId="77777777" w:rsidR="00740D50" w:rsidRPr="00CA4B88" w:rsidRDefault="00740D50" w:rsidP="00D47F85">
            <w:pPr>
              <w:rPr>
                <w:rFonts w:asciiTheme="minorHAnsi" w:hAnsiTheme="minorHAnsi" w:cstheme="minorHAnsi"/>
                <w:b/>
                <w:sz w:val="22"/>
                <w:szCs w:val="22"/>
              </w:rPr>
            </w:pPr>
          </w:p>
        </w:tc>
      </w:tr>
      <w:tr w:rsidR="00740D50" w:rsidRPr="00CA4B88" w14:paraId="11DD09F8" w14:textId="77777777" w:rsidTr="00D47F85">
        <w:tc>
          <w:tcPr>
            <w:tcW w:w="9576" w:type="dxa"/>
          </w:tcPr>
          <w:p w14:paraId="51B11770" w14:textId="77777777" w:rsidR="00740D50" w:rsidRPr="00CA4B88" w:rsidRDefault="00740D50" w:rsidP="00D47F85">
            <w:pPr>
              <w:rPr>
                <w:rFonts w:asciiTheme="minorHAnsi" w:hAnsiTheme="minorHAnsi" w:cstheme="minorHAnsi"/>
                <w:b/>
                <w:color w:val="FF0000"/>
                <w:sz w:val="18"/>
                <w:szCs w:val="18"/>
                <w:highlight w:val="yellow"/>
              </w:rPr>
            </w:pPr>
          </w:p>
        </w:tc>
      </w:tr>
    </w:tbl>
    <w:p w14:paraId="67D4203F" w14:textId="77777777" w:rsidR="00740D50" w:rsidRPr="00CA4B88" w:rsidRDefault="00740D50" w:rsidP="00740D50">
      <w:pPr>
        <w:pStyle w:val="Title"/>
        <w:rPr>
          <w:rFonts w:asciiTheme="minorHAnsi" w:hAnsiTheme="minorHAnsi" w:cstheme="minorHAnsi"/>
          <w:sz w:val="20"/>
        </w:rPr>
        <w:sectPr w:rsidR="00740D50" w:rsidRPr="00CA4B88" w:rsidSect="00740D50">
          <w:footerReference w:type="even" r:id="rId8"/>
          <w:footerReference w:type="default" r:id="rId9"/>
          <w:headerReference w:type="first" r:id="rId10"/>
          <w:pgSz w:w="12240" w:h="15840" w:code="1"/>
          <w:pgMar w:top="1166" w:right="1440" w:bottom="1080" w:left="1440" w:header="720" w:footer="346" w:gutter="0"/>
          <w:pgBorders w:offsetFrom="page">
            <w:top w:val="double" w:sz="4" w:space="24" w:color="auto"/>
            <w:left w:val="double" w:sz="4" w:space="24" w:color="auto"/>
            <w:bottom w:val="double" w:sz="4" w:space="24" w:color="auto"/>
            <w:right w:val="double" w:sz="4" w:space="24" w:color="auto"/>
          </w:pgBorders>
          <w:pgNumType w:start="1"/>
          <w:cols w:space="720"/>
        </w:sectPr>
      </w:pPr>
    </w:p>
    <w:p w14:paraId="4FE5F0B8"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bCs/>
          <w:color w:val="FFFFFF" w:themeColor="background1"/>
        </w:rPr>
      </w:pPr>
      <w:bookmarkStart w:id="0" w:name="_Toc272414797"/>
      <w:r w:rsidRPr="00740D50">
        <w:rPr>
          <w:rFonts w:asciiTheme="minorHAnsi" w:hAnsiTheme="minorHAnsi" w:cstheme="minorHAnsi"/>
          <w:bCs/>
          <w:color w:val="FFFFFF" w:themeColor="background1"/>
        </w:rPr>
        <w:lastRenderedPageBreak/>
        <w:t>SUMMARY</w:t>
      </w:r>
      <w:bookmarkEnd w:id="0"/>
    </w:p>
    <w:tbl>
      <w:tblPr>
        <w:tblW w:w="0" w:type="auto"/>
        <w:tblLook w:val="04A0" w:firstRow="1" w:lastRow="0" w:firstColumn="1" w:lastColumn="0" w:noHBand="0" w:noVBand="1"/>
      </w:tblPr>
      <w:tblGrid>
        <w:gridCol w:w="4417"/>
        <w:gridCol w:w="1223"/>
        <w:gridCol w:w="3432"/>
        <w:gridCol w:w="288"/>
      </w:tblGrid>
      <w:tr w:rsidR="00740D50" w:rsidRPr="00CA4B88" w14:paraId="12FD1412" w14:textId="77777777" w:rsidTr="00D47F85">
        <w:tc>
          <w:tcPr>
            <w:tcW w:w="5778" w:type="dxa"/>
            <w:gridSpan w:val="2"/>
          </w:tcPr>
          <w:p w14:paraId="4350A8E5"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r w:rsidRPr="00CA4B88">
              <w:rPr>
                <w:rFonts w:asciiTheme="minorHAnsi" w:hAnsiTheme="minorHAnsi" w:cstheme="minorHAnsi"/>
                <w:sz w:val="22"/>
                <w:szCs w:val="22"/>
              </w:rPr>
              <w:t>This Statement of Work (“SOW”) shall be effective as of</w:t>
            </w:r>
          </w:p>
        </w:tc>
        <w:tc>
          <w:tcPr>
            <w:tcW w:w="3510" w:type="dxa"/>
            <w:tcBorders>
              <w:bottom w:val="single" w:sz="4" w:space="0" w:color="auto"/>
            </w:tcBorders>
          </w:tcPr>
          <w:p w14:paraId="086C422B" w14:textId="4FFEC996" w:rsidR="00740D50" w:rsidRPr="00CA4B88" w:rsidRDefault="00C72085" w:rsidP="00D47F85">
            <w:pPr>
              <w:tabs>
                <w:tab w:val="left" w:pos="-720"/>
                <w:tab w:val="right" w:pos="8460"/>
              </w:tabs>
              <w:spacing w:before="120"/>
              <w:ind w:right="-270"/>
              <w:rPr>
                <w:rFonts w:asciiTheme="minorHAnsi" w:hAnsiTheme="minorHAnsi" w:cstheme="minorHAnsi"/>
                <w:i/>
                <w:sz w:val="22"/>
                <w:szCs w:val="22"/>
              </w:rPr>
            </w:pPr>
            <w:r>
              <w:rPr>
                <w:rFonts w:asciiTheme="minorHAnsi" w:hAnsiTheme="minorHAnsi" w:cstheme="minorHAnsi"/>
                <w:i/>
                <w:sz w:val="22"/>
                <w:szCs w:val="22"/>
              </w:rPr>
              <w:t>January 16, 2026</w:t>
            </w:r>
          </w:p>
        </w:tc>
        <w:tc>
          <w:tcPr>
            <w:tcW w:w="288" w:type="dxa"/>
          </w:tcPr>
          <w:p w14:paraId="3C333174"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r w:rsidRPr="00CA4B88">
              <w:rPr>
                <w:rFonts w:asciiTheme="minorHAnsi" w:hAnsiTheme="minorHAnsi" w:cstheme="minorHAnsi"/>
                <w:sz w:val="22"/>
                <w:szCs w:val="22"/>
              </w:rPr>
              <w:t>,</w:t>
            </w:r>
          </w:p>
        </w:tc>
      </w:tr>
      <w:tr w:rsidR="00740D50" w:rsidRPr="00CA4B88" w14:paraId="6962233A" w14:textId="77777777" w:rsidTr="00D47F85">
        <w:tc>
          <w:tcPr>
            <w:tcW w:w="4518" w:type="dxa"/>
          </w:tcPr>
          <w:p w14:paraId="11F7C3B8"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r w:rsidRPr="00CA4B88">
              <w:rPr>
                <w:rFonts w:asciiTheme="minorHAnsi" w:hAnsiTheme="minorHAnsi" w:cstheme="minorHAnsi"/>
                <w:sz w:val="22"/>
                <w:szCs w:val="22"/>
              </w:rPr>
              <w:t xml:space="preserve">by and between </w:t>
            </w:r>
          </w:p>
        </w:tc>
        <w:tc>
          <w:tcPr>
            <w:tcW w:w="4770" w:type="dxa"/>
            <w:gridSpan w:val="2"/>
            <w:tcBorders>
              <w:bottom w:val="single" w:sz="4" w:space="0" w:color="auto"/>
            </w:tcBorders>
          </w:tcPr>
          <w:p w14:paraId="691C20C4" w14:textId="1131606E" w:rsidR="00740D50" w:rsidRPr="00CA4B88" w:rsidRDefault="00C72085" w:rsidP="00D47F85">
            <w:pPr>
              <w:tabs>
                <w:tab w:val="left" w:pos="-720"/>
                <w:tab w:val="right" w:pos="8460"/>
              </w:tabs>
              <w:spacing w:before="120"/>
              <w:ind w:right="-270"/>
              <w:rPr>
                <w:rFonts w:asciiTheme="minorHAnsi" w:hAnsiTheme="minorHAnsi" w:cstheme="minorHAnsi"/>
                <w:sz w:val="22"/>
                <w:szCs w:val="22"/>
              </w:rPr>
            </w:pPr>
            <w:r>
              <w:rPr>
                <w:rFonts w:asciiTheme="minorHAnsi" w:hAnsiTheme="minorHAnsi" w:cstheme="minorHAnsi"/>
                <w:i/>
                <w:sz w:val="22"/>
                <w:szCs w:val="22"/>
              </w:rPr>
              <w:t>ZoomRx, Inc.</w:t>
            </w:r>
          </w:p>
        </w:tc>
        <w:tc>
          <w:tcPr>
            <w:tcW w:w="288" w:type="dxa"/>
          </w:tcPr>
          <w:p w14:paraId="7721DE82"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p>
        </w:tc>
      </w:tr>
      <w:tr w:rsidR="00740D50" w:rsidRPr="00CA4B88" w14:paraId="7C0B1C60" w14:textId="77777777" w:rsidTr="00D47F85">
        <w:tc>
          <w:tcPr>
            <w:tcW w:w="4518" w:type="dxa"/>
          </w:tcPr>
          <w:p w14:paraId="74EE479A"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r w:rsidRPr="00CA4B88">
              <w:rPr>
                <w:rFonts w:asciiTheme="minorHAnsi" w:hAnsiTheme="minorHAnsi" w:cstheme="minorHAnsi"/>
                <w:sz w:val="22"/>
                <w:szCs w:val="22"/>
              </w:rPr>
              <w:t xml:space="preserve">and </w:t>
            </w:r>
          </w:p>
        </w:tc>
        <w:tc>
          <w:tcPr>
            <w:tcW w:w="4770" w:type="dxa"/>
            <w:gridSpan w:val="2"/>
            <w:tcBorders>
              <w:top w:val="single" w:sz="4" w:space="0" w:color="auto"/>
              <w:bottom w:val="single" w:sz="4" w:space="0" w:color="auto"/>
            </w:tcBorders>
          </w:tcPr>
          <w:p w14:paraId="743DCF7C" w14:textId="6CA68043" w:rsidR="00740D50" w:rsidRPr="00CA4B88" w:rsidRDefault="00C72085" w:rsidP="00D47F85">
            <w:pPr>
              <w:tabs>
                <w:tab w:val="left" w:pos="-720"/>
                <w:tab w:val="right" w:pos="8460"/>
              </w:tabs>
              <w:spacing w:before="120"/>
              <w:ind w:right="-270"/>
              <w:rPr>
                <w:rFonts w:asciiTheme="minorHAnsi" w:hAnsiTheme="minorHAnsi" w:cstheme="minorHAnsi"/>
                <w:sz w:val="22"/>
                <w:szCs w:val="22"/>
              </w:rPr>
            </w:pPr>
            <w:r>
              <w:rPr>
                <w:rFonts w:asciiTheme="minorHAnsi" w:hAnsiTheme="minorHAnsi" w:cstheme="minorHAnsi"/>
                <w:i/>
                <w:sz w:val="22"/>
                <w:szCs w:val="22"/>
              </w:rPr>
              <w:t>Pfizer, Inc.</w:t>
            </w:r>
          </w:p>
        </w:tc>
        <w:tc>
          <w:tcPr>
            <w:tcW w:w="288" w:type="dxa"/>
          </w:tcPr>
          <w:p w14:paraId="024DC1A9"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p>
        </w:tc>
      </w:tr>
      <w:tr w:rsidR="00740D50" w:rsidRPr="00CA4B88" w14:paraId="4A1E962E" w14:textId="77777777" w:rsidTr="00D47F85">
        <w:tc>
          <w:tcPr>
            <w:tcW w:w="9288" w:type="dxa"/>
            <w:gridSpan w:val="3"/>
          </w:tcPr>
          <w:p w14:paraId="514C809E"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r w:rsidRPr="00CA4B88">
              <w:rPr>
                <w:rFonts w:asciiTheme="minorHAnsi" w:hAnsiTheme="minorHAnsi" w:cstheme="minorHAnsi"/>
                <w:sz w:val="22"/>
                <w:szCs w:val="22"/>
              </w:rPr>
              <w:t>pursuant to the terms and conditions of the Agreement by and between Provider and Pfizer</w:t>
            </w:r>
          </w:p>
          <w:p w14:paraId="7EEF13F9" w14:textId="7B96E01A" w:rsidR="00740D50" w:rsidRPr="00CA4B88" w:rsidRDefault="00740D50" w:rsidP="00D47F85">
            <w:pPr>
              <w:tabs>
                <w:tab w:val="left" w:pos="-720"/>
                <w:tab w:val="right" w:pos="8460"/>
              </w:tabs>
              <w:spacing w:before="120"/>
              <w:ind w:right="-270"/>
              <w:rPr>
                <w:rFonts w:asciiTheme="minorHAnsi" w:hAnsiTheme="minorHAnsi" w:cstheme="minorHAnsi"/>
                <w:i/>
                <w:sz w:val="22"/>
                <w:szCs w:val="22"/>
              </w:rPr>
            </w:pPr>
            <w:r w:rsidRPr="00CA4B88">
              <w:rPr>
                <w:rFonts w:asciiTheme="minorHAnsi" w:hAnsiTheme="minorHAnsi" w:cstheme="minorHAnsi"/>
                <w:sz w:val="22"/>
                <w:szCs w:val="22"/>
              </w:rPr>
              <w:t xml:space="preserve">                                                              </w:t>
            </w:r>
            <w:r w:rsidRPr="00CA4B88">
              <w:rPr>
                <w:rFonts w:asciiTheme="minorHAnsi" w:hAnsiTheme="minorHAnsi" w:cstheme="minorHAnsi"/>
                <w:i/>
                <w:sz w:val="22"/>
                <w:szCs w:val="22"/>
              </w:rPr>
              <w:t xml:space="preserve">                   </w:t>
            </w:r>
            <w:r w:rsidR="004501AA">
              <w:rPr>
                <w:rFonts w:asciiTheme="minorHAnsi" w:hAnsiTheme="minorHAnsi" w:cstheme="minorHAnsi"/>
                <w:i/>
                <w:sz w:val="22"/>
                <w:szCs w:val="22"/>
              </w:rPr>
              <w:t xml:space="preserve">                 </w:t>
            </w:r>
            <w:r w:rsidRPr="00CA4B88">
              <w:rPr>
                <w:rFonts w:asciiTheme="minorHAnsi" w:hAnsiTheme="minorHAnsi" w:cstheme="minorHAnsi"/>
                <w:i/>
                <w:sz w:val="22"/>
                <w:szCs w:val="22"/>
              </w:rPr>
              <w:t xml:space="preserve"> </w:t>
            </w:r>
            <w:proofErr w:type="spellStart"/>
            <w:r w:rsidR="00C72085" w:rsidRPr="00C72085">
              <w:rPr>
                <w:rFonts w:asciiTheme="minorHAnsi" w:hAnsiTheme="minorHAnsi" w:cstheme="minorHAnsi"/>
                <w:i/>
                <w:sz w:val="22"/>
                <w:szCs w:val="22"/>
              </w:rPr>
              <w:t>ZoomRx_Pfizer_MSA_May</w:t>
            </w:r>
            <w:proofErr w:type="spellEnd"/>
            <w:r w:rsidR="00C72085" w:rsidRPr="00C72085">
              <w:rPr>
                <w:rFonts w:asciiTheme="minorHAnsi" w:hAnsiTheme="minorHAnsi" w:cstheme="minorHAnsi"/>
                <w:i/>
                <w:sz w:val="22"/>
                <w:szCs w:val="22"/>
              </w:rPr>
              <w:t xml:space="preserve"> 01 2020</w:t>
            </w:r>
          </w:p>
        </w:tc>
        <w:tc>
          <w:tcPr>
            <w:tcW w:w="288" w:type="dxa"/>
          </w:tcPr>
          <w:p w14:paraId="34DE2AD9"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p>
        </w:tc>
      </w:tr>
      <w:tr w:rsidR="00740D50" w:rsidRPr="00CA4B88" w14:paraId="6184E775" w14:textId="77777777" w:rsidTr="00D47F85">
        <w:tc>
          <w:tcPr>
            <w:tcW w:w="4518" w:type="dxa"/>
          </w:tcPr>
          <w:p w14:paraId="12744A44"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r w:rsidRPr="00CA4B88">
              <w:rPr>
                <w:rFonts w:asciiTheme="minorHAnsi" w:hAnsiTheme="minorHAnsi" w:cstheme="minorHAnsi"/>
                <w:sz w:val="22"/>
                <w:szCs w:val="22"/>
              </w:rPr>
              <w:t>Dated</w:t>
            </w:r>
          </w:p>
        </w:tc>
        <w:tc>
          <w:tcPr>
            <w:tcW w:w="4770" w:type="dxa"/>
            <w:gridSpan w:val="2"/>
            <w:tcBorders>
              <w:top w:val="single" w:sz="4" w:space="0" w:color="auto"/>
              <w:bottom w:val="single" w:sz="4" w:space="0" w:color="auto"/>
            </w:tcBorders>
          </w:tcPr>
          <w:p w14:paraId="1251C73B" w14:textId="48DEA454" w:rsidR="00740D50" w:rsidRPr="00CA4B88" w:rsidRDefault="00C72085" w:rsidP="00D47F85">
            <w:pPr>
              <w:tabs>
                <w:tab w:val="left" w:pos="-720"/>
                <w:tab w:val="right" w:pos="8460"/>
              </w:tabs>
              <w:spacing w:before="120"/>
              <w:ind w:right="-270"/>
              <w:rPr>
                <w:rFonts w:asciiTheme="minorHAnsi" w:hAnsiTheme="minorHAnsi" w:cstheme="minorHAnsi"/>
                <w:i/>
                <w:sz w:val="22"/>
                <w:szCs w:val="22"/>
              </w:rPr>
            </w:pPr>
            <w:r w:rsidRPr="00C72085">
              <w:rPr>
                <w:rFonts w:asciiTheme="minorHAnsi" w:hAnsiTheme="minorHAnsi" w:cstheme="minorHAnsi"/>
                <w:i/>
                <w:sz w:val="22"/>
                <w:szCs w:val="22"/>
              </w:rPr>
              <w:t>May 1, 2020</w:t>
            </w:r>
          </w:p>
        </w:tc>
        <w:tc>
          <w:tcPr>
            <w:tcW w:w="288" w:type="dxa"/>
          </w:tcPr>
          <w:p w14:paraId="6654E292"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p>
        </w:tc>
      </w:tr>
    </w:tbl>
    <w:p w14:paraId="055F636C" w14:textId="2FC187E9" w:rsidR="00740D50" w:rsidRPr="00C72085" w:rsidRDefault="00740D50" w:rsidP="00740D50">
      <w:pPr>
        <w:tabs>
          <w:tab w:val="left" w:pos="-720"/>
          <w:tab w:val="right" w:pos="8460"/>
        </w:tabs>
        <w:spacing w:before="120"/>
        <w:ind w:right="-270"/>
        <w:rPr>
          <w:rFonts w:asciiTheme="minorHAnsi" w:hAnsiTheme="minorHAnsi" w:cstheme="minorHAnsi"/>
          <w:color w:val="000000"/>
          <w:sz w:val="22"/>
        </w:rPr>
      </w:pPr>
      <w:r w:rsidRPr="00CA4B88">
        <w:rPr>
          <w:rFonts w:asciiTheme="minorHAnsi" w:hAnsiTheme="minorHAnsi" w:cstheme="minorHAnsi"/>
          <w:color w:val="000000"/>
          <w:sz w:val="22"/>
        </w:rPr>
        <w:t>and Purchase Order to which this SOW is attached.</w:t>
      </w:r>
    </w:p>
    <w:tbl>
      <w:tblPr>
        <w:tblW w:w="0" w:type="auto"/>
        <w:tblLook w:val="04A0" w:firstRow="1" w:lastRow="0" w:firstColumn="1" w:lastColumn="0" w:noHBand="0" w:noVBand="1"/>
        <w:tblPrChange w:id="1" w:author="Gonzalez, Gabriela L" w:date="2026-01-15T20:11:00Z" w16du:dateUtc="2026-01-16T02:11:00Z">
          <w:tblPr>
            <w:tblW w:w="0" w:type="auto"/>
            <w:tblLook w:val="04A0" w:firstRow="1" w:lastRow="0" w:firstColumn="1" w:lastColumn="0" w:noHBand="0" w:noVBand="1"/>
          </w:tblPr>
        </w:tblPrChange>
      </w:tblPr>
      <w:tblGrid>
        <w:gridCol w:w="3140"/>
        <w:gridCol w:w="855"/>
        <w:gridCol w:w="2263"/>
        <w:gridCol w:w="886"/>
        <w:gridCol w:w="1787"/>
        <w:tblGridChange w:id="2">
          <w:tblGrid>
            <w:gridCol w:w="3140"/>
            <w:gridCol w:w="855"/>
            <w:gridCol w:w="2263"/>
            <w:gridCol w:w="886"/>
            <w:gridCol w:w="1787"/>
            <w:gridCol w:w="429"/>
          </w:tblGrid>
        </w:tblGridChange>
      </w:tblGrid>
      <w:tr w:rsidR="00740D50" w:rsidRPr="00CA4B88" w14:paraId="4EB8F471" w14:textId="77777777" w:rsidTr="008936FD">
        <w:tc>
          <w:tcPr>
            <w:tcW w:w="3140" w:type="dxa"/>
            <w:tcPrChange w:id="3" w:author="Gonzalez, Gabriela L" w:date="2026-01-15T20:11:00Z" w16du:dateUtc="2026-01-16T02:11:00Z">
              <w:tcPr>
                <w:tcW w:w="3140" w:type="dxa"/>
              </w:tcPr>
            </w:tcPrChange>
          </w:tcPr>
          <w:p w14:paraId="3775DE48" w14:textId="77777777" w:rsidR="00740D50" w:rsidRPr="00CA4B88" w:rsidRDefault="00740D50" w:rsidP="00D47F85">
            <w:pPr>
              <w:pStyle w:val="Header"/>
              <w:tabs>
                <w:tab w:val="left" w:pos="-720"/>
              </w:tabs>
              <w:ind w:right="-270"/>
              <w:rPr>
                <w:rFonts w:asciiTheme="minorHAnsi" w:hAnsiTheme="minorHAnsi" w:cstheme="minorHAnsi"/>
                <w:sz w:val="22"/>
                <w:szCs w:val="22"/>
              </w:rPr>
            </w:pPr>
          </w:p>
          <w:p w14:paraId="3FDD44E7" w14:textId="77777777" w:rsidR="00740D50" w:rsidRPr="00CA4B88" w:rsidRDefault="00740D50" w:rsidP="00D47F85">
            <w:pPr>
              <w:pStyle w:val="Header"/>
              <w:tabs>
                <w:tab w:val="left" w:pos="-720"/>
              </w:tabs>
              <w:ind w:right="-270"/>
              <w:rPr>
                <w:rFonts w:asciiTheme="minorHAnsi" w:hAnsiTheme="minorHAnsi" w:cstheme="minorHAnsi"/>
                <w:sz w:val="22"/>
                <w:szCs w:val="22"/>
              </w:rPr>
            </w:pPr>
          </w:p>
          <w:p w14:paraId="26A9161B"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Location/Facility:</w:t>
            </w:r>
          </w:p>
        </w:tc>
        <w:tc>
          <w:tcPr>
            <w:tcW w:w="5791" w:type="dxa"/>
            <w:gridSpan w:val="4"/>
            <w:tcBorders>
              <w:bottom w:val="single" w:sz="4" w:space="0" w:color="auto"/>
            </w:tcBorders>
            <w:tcPrChange w:id="4" w:author="Gonzalez, Gabriela L" w:date="2026-01-15T20:11:00Z" w16du:dateUtc="2026-01-16T02:11:00Z">
              <w:tcPr>
                <w:tcW w:w="6220" w:type="dxa"/>
                <w:gridSpan w:val="5"/>
                <w:tcBorders>
                  <w:bottom w:val="single" w:sz="4" w:space="0" w:color="auto"/>
                </w:tcBorders>
              </w:tcPr>
            </w:tcPrChange>
          </w:tcPr>
          <w:p w14:paraId="3FC1C886" w14:textId="77777777" w:rsidR="00740D50" w:rsidRPr="00CA4B88" w:rsidRDefault="00740D50" w:rsidP="00D47F85">
            <w:pPr>
              <w:pStyle w:val="Header"/>
              <w:tabs>
                <w:tab w:val="left" w:pos="-720"/>
              </w:tabs>
              <w:ind w:right="-270"/>
              <w:rPr>
                <w:rFonts w:asciiTheme="minorHAnsi" w:hAnsiTheme="minorHAnsi" w:cstheme="minorHAnsi"/>
                <w:i/>
                <w:sz w:val="22"/>
                <w:szCs w:val="22"/>
              </w:rPr>
            </w:pPr>
          </w:p>
          <w:p w14:paraId="083697CC" w14:textId="77777777" w:rsidR="00740D50" w:rsidRPr="00CA4B88" w:rsidRDefault="00740D50" w:rsidP="00D47F85">
            <w:pPr>
              <w:pStyle w:val="Header"/>
              <w:tabs>
                <w:tab w:val="left" w:pos="-720"/>
              </w:tabs>
              <w:ind w:right="-270"/>
              <w:rPr>
                <w:rFonts w:asciiTheme="minorHAnsi" w:hAnsiTheme="minorHAnsi" w:cstheme="minorHAnsi"/>
                <w:i/>
                <w:sz w:val="22"/>
                <w:szCs w:val="22"/>
              </w:rPr>
            </w:pPr>
          </w:p>
          <w:p w14:paraId="316A1BCA" w14:textId="68BD0994" w:rsidR="00740D50" w:rsidRPr="00CA4B88" w:rsidRDefault="00C72085" w:rsidP="00D47F85">
            <w:pPr>
              <w:pStyle w:val="Header"/>
              <w:tabs>
                <w:tab w:val="left" w:pos="-720"/>
              </w:tabs>
              <w:ind w:right="-270"/>
              <w:rPr>
                <w:rFonts w:asciiTheme="minorHAnsi" w:hAnsiTheme="minorHAnsi" w:cstheme="minorHAnsi"/>
                <w:i/>
                <w:sz w:val="22"/>
                <w:szCs w:val="22"/>
              </w:rPr>
            </w:pPr>
            <w:r w:rsidRPr="00C72085">
              <w:rPr>
                <w:rFonts w:asciiTheme="minorHAnsi" w:hAnsiTheme="minorHAnsi" w:cstheme="minorHAnsi"/>
                <w:i/>
                <w:sz w:val="22"/>
                <w:szCs w:val="22"/>
              </w:rPr>
              <w:t>245 Main Street, Floor 2, Cambridge, MA 02142</w:t>
            </w:r>
          </w:p>
        </w:tc>
      </w:tr>
      <w:tr w:rsidR="00740D50" w:rsidRPr="00CA4B88" w14:paraId="709F6B8A" w14:textId="77777777" w:rsidTr="008936FD">
        <w:tc>
          <w:tcPr>
            <w:tcW w:w="3140" w:type="dxa"/>
            <w:tcPrChange w:id="5" w:author="Gonzalez, Gabriela L" w:date="2026-01-15T20:11:00Z" w16du:dateUtc="2026-01-16T02:11:00Z">
              <w:tcPr>
                <w:tcW w:w="3140" w:type="dxa"/>
              </w:tcPr>
            </w:tcPrChange>
          </w:tcPr>
          <w:p w14:paraId="288667A6"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c>
          <w:tcPr>
            <w:tcW w:w="5791" w:type="dxa"/>
            <w:gridSpan w:val="4"/>
            <w:tcBorders>
              <w:top w:val="single" w:sz="4" w:space="0" w:color="auto"/>
            </w:tcBorders>
            <w:tcPrChange w:id="6" w:author="Gonzalez, Gabriela L" w:date="2026-01-15T20:11:00Z" w16du:dateUtc="2026-01-16T02:11:00Z">
              <w:tcPr>
                <w:tcW w:w="6220" w:type="dxa"/>
                <w:gridSpan w:val="5"/>
                <w:tcBorders>
                  <w:top w:val="single" w:sz="4" w:space="0" w:color="auto"/>
                </w:tcBorders>
              </w:tcPr>
            </w:tcPrChange>
          </w:tcPr>
          <w:p w14:paraId="4743018D"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76A18A3A" w14:textId="77777777" w:rsidTr="008936FD">
        <w:tc>
          <w:tcPr>
            <w:tcW w:w="3140" w:type="dxa"/>
            <w:tcPrChange w:id="7" w:author="Gonzalez, Gabriela L" w:date="2026-01-15T20:11:00Z" w16du:dateUtc="2026-01-16T02:11:00Z">
              <w:tcPr>
                <w:tcW w:w="3140" w:type="dxa"/>
              </w:tcPr>
            </w:tcPrChange>
          </w:tcPr>
          <w:p w14:paraId="2EED8DDC"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Summary Description of Services:</w:t>
            </w:r>
          </w:p>
        </w:tc>
        <w:tc>
          <w:tcPr>
            <w:tcW w:w="5791" w:type="dxa"/>
            <w:gridSpan w:val="4"/>
            <w:tcPrChange w:id="8" w:author="Gonzalez, Gabriela L" w:date="2026-01-15T20:11:00Z" w16du:dateUtc="2026-01-16T02:11:00Z">
              <w:tcPr>
                <w:tcW w:w="6220" w:type="dxa"/>
                <w:gridSpan w:val="5"/>
              </w:tcPr>
            </w:tcPrChange>
          </w:tcPr>
          <w:p w14:paraId="6A680D28" w14:textId="77777777" w:rsidR="00740D50" w:rsidRPr="00CA4B88" w:rsidRDefault="00740D50" w:rsidP="00C72085">
            <w:pPr>
              <w:pStyle w:val="Header"/>
              <w:tabs>
                <w:tab w:val="left" w:pos="-720"/>
              </w:tabs>
              <w:ind w:right="-270"/>
              <w:rPr>
                <w:rFonts w:asciiTheme="minorHAnsi" w:hAnsiTheme="minorHAnsi" w:cstheme="minorHAnsi"/>
                <w:i/>
                <w:sz w:val="22"/>
                <w:szCs w:val="22"/>
              </w:rPr>
            </w:pPr>
          </w:p>
          <w:p w14:paraId="34CDA860" w14:textId="2B92614D" w:rsidR="00740D50" w:rsidRPr="00CA4B88" w:rsidRDefault="00C72085" w:rsidP="00C72085">
            <w:pPr>
              <w:pStyle w:val="Header"/>
              <w:tabs>
                <w:tab w:val="left" w:pos="-720"/>
              </w:tabs>
              <w:ind w:right="-270"/>
              <w:rPr>
                <w:rFonts w:asciiTheme="minorHAnsi" w:hAnsiTheme="minorHAnsi" w:cstheme="minorHAnsi"/>
                <w:i/>
                <w:sz w:val="22"/>
                <w:szCs w:val="22"/>
              </w:rPr>
            </w:pPr>
            <w:r>
              <w:rPr>
                <w:rFonts w:asciiTheme="minorHAnsi" w:hAnsiTheme="minorHAnsi" w:cstheme="minorHAnsi"/>
                <w:i/>
                <w:sz w:val="22"/>
                <w:szCs w:val="22"/>
              </w:rPr>
              <w:t xml:space="preserve">This SOW is for a zero-cost pilot wave for a </w:t>
            </w:r>
            <w:proofErr w:type="spellStart"/>
            <w:r>
              <w:rPr>
                <w:rFonts w:asciiTheme="minorHAnsi" w:hAnsiTheme="minorHAnsi" w:cstheme="minorHAnsi"/>
                <w:i/>
                <w:sz w:val="22"/>
                <w:szCs w:val="22"/>
              </w:rPr>
              <w:t>Meningoccocal</w:t>
            </w:r>
            <w:proofErr w:type="spellEnd"/>
            <w:r>
              <w:rPr>
                <w:rFonts w:asciiTheme="minorHAnsi" w:hAnsiTheme="minorHAnsi" w:cstheme="minorHAnsi"/>
                <w:i/>
                <w:sz w:val="22"/>
                <w:szCs w:val="22"/>
              </w:rPr>
              <w:t xml:space="preserve"> Vaccines ATU. The pilot wave will be a slightly abbreviated version of a full ATU. The pilot wave will uncover attitudes and beliefs, usage patterns, recommendation approaches, disease state knowledge, and other metrics as described below in an approximately </w:t>
            </w:r>
            <w:proofErr w:type="gramStart"/>
            <w:r>
              <w:rPr>
                <w:rFonts w:asciiTheme="minorHAnsi" w:hAnsiTheme="minorHAnsi" w:cstheme="minorHAnsi"/>
                <w:i/>
                <w:sz w:val="22"/>
                <w:szCs w:val="22"/>
              </w:rPr>
              <w:t>25 minute</w:t>
            </w:r>
            <w:proofErr w:type="gramEnd"/>
            <w:r>
              <w:rPr>
                <w:rFonts w:asciiTheme="minorHAnsi" w:hAnsiTheme="minorHAnsi" w:cstheme="minorHAnsi"/>
                <w:i/>
                <w:sz w:val="22"/>
                <w:szCs w:val="22"/>
              </w:rPr>
              <w:t xml:space="preserve"> survey fielded in Jan / Feb 2026.</w:t>
            </w:r>
          </w:p>
          <w:p w14:paraId="50C1337B" w14:textId="46E2DE55" w:rsidR="00740D50" w:rsidRPr="00C72085" w:rsidRDefault="00740D50" w:rsidP="00C72085">
            <w:pPr>
              <w:pStyle w:val="Header"/>
              <w:tabs>
                <w:tab w:val="left" w:pos="-720"/>
              </w:tabs>
              <w:ind w:right="-270"/>
              <w:rPr>
                <w:rFonts w:asciiTheme="minorHAnsi" w:hAnsiTheme="minorHAnsi" w:cstheme="minorHAnsi"/>
                <w:i/>
                <w:iCs/>
                <w:sz w:val="22"/>
                <w:szCs w:val="22"/>
              </w:rPr>
            </w:pPr>
          </w:p>
          <w:p w14:paraId="1EE0CFE6" w14:textId="77777777" w:rsidR="00740D50" w:rsidRPr="00CA4B88" w:rsidRDefault="00740D50" w:rsidP="00C72085">
            <w:pPr>
              <w:pStyle w:val="Header"/>
              <w:tabs>
                <w:tab w:val="left" w:pos="-720"/>
              </w:tabs>
              <w:ind w:right="-270"/>
              <w:rPr>
                <w:rFonts w:asciiTheme="minorHAnsi" w:hAnsiTheme="minorHAnsi" w:cstheme="minorHAnsi"/>
                <w:sz w:val="22"/>
                <w:szCs w:val="22"/>
              </w:rPr>
            </w:pPr>
          </w:p>
          <w:p w14:paraId="319478B5" w14:textId="77777777" w:rsidR="00740D50" w:rsidRPr="00CA4B88" w:rsidRDefault="00740D50" w:rsidP="00C72085">
            <w:pPr>
              <w:pStyle w:val="Header"/>
              <w:tabs>
                <w:tab w:val="left" w:pos="-720"/>
              </w:tabs>
              <w:ind w:right="-270"/>
              <w:rPr>
                <w:rFonts w:asciiTheme="minorHAnsi" w:hAnsiTheme="minorHAnsi" w:cstheme="minorHAnsi"/>
                <w:sz w:val="22"/>
                <w:szCs w:val="22"/>
              </w:rPr>
            </w:pPr>
          </w:p>
          <w:p w14:paraId="27E77C8A" w14:textId="77777777" w:rsidR="00740D50" w:rsidRPr="00CA4B88" w:rsidRDefault="00740D50" w:rsidP="00C72085">
            <w:pPr>
              <w:pStyle w:val="Header"/>
              <w:tabs>
                <w:tab w:val="left" w:pos="-720"/>
              </w:tabs>
              <w:ind w:right="-270"/>
              <w:rPr>
                <w:rFonts w:asciiTheme="minorHAnsi" w:hAnsiTheme="minorHAnsi" w:cstheme="minorHAnsi"/>
                <w:sz w:val="22"/>
                <w:szCs w:val="22"/>
              </w:rPr>
            </w:pPr>
          </w:p>
        </w:tc>
      </w:tr>
      <w:tr w:rsidR="00740D50" w:rsidRPr="00CA4B88" w14:paraId="55A8377B" w14:textId="77777777" w:rsidTr="008936FD">
        <w:tc>
          <w:tcPr>
            <w:tcW w:w="3140" w:type="dxa"/>
            <w:tcPrChange w:id="9" w:author="Gonzalez, Gabriela L" w:date="2026-01-15T20:11:00Z" w16du:dateUtc="2026-01-16T02:11:00Z">
              <w:tcPr>
                <w:tcW w:w="3140" w:type="dxa"/>
              </w:tcPr>
            </w:tcPrChange>
          </w:tcPr>
          <w:p w14:paraId="2E40D9F1"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Service Start and End Dates</w:t>
            </w:r>
          </w:p>
        </w:tc>
        <w:tc>
          <w:tcPr>
            <w:tcW w:w="855" w:type="dxa"/>
            <w:tcPrChange w:id="10" w:author="Gonzalez, Gabriela L" w:date="2026-01-15T20:11:00Z" w16du:dateUtc="2026-01-16T02:11:00Z">
              <w:tcPr>
                <w:tcW w:w="855" w:type="dxa"/>
              </w:tcPr>
            </w:tcPrChange>
          </w:tcPr>
          <w:p w14:paraId="08F5CA98"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Start:</w:t>
            </w:r>
          </w:p>
        </w:tc>
        <w:tc>
          <w:tcPr>
            <w:tcW w:w="2263" w:type="dxa"/>
            <w:tcBorders>
              <w:bottom w:val="single" w:sz="4" w:space="0" w:color="auto"/>
            </w:tcBorders>
            <w:tcPrChange w:id="11" w:author="Gonzalez, Gabriela L" w:date="2026-01-15T20:11:00Z" w16du:dateUtc="2026-01-16T02:11:00Z">
              <w:tcPr>
                <w:tcW w:w="2263" w:type="dxa"/>
                <w:tcBorders>
                  <w:bottom w:val="single" w:sz="4" w:space="0" w:color="auto"/>
                </w:tcBorders>
              </w:tcPr>
            </w:tcPrChange>
          </w:tcPr>
          <w:p w14:paraId="5869ED1A" w14:textId="76E04683" w:rsidR="00740D50" w:rsidRPr="00CA4B88" w:rsidRDefault="00C72085" w:rsidP="00D47F85">
            <w:pPr>
              <w:pStyle w:val="Header"/>
              <w:tabs>
                <w:tab w:val="left" w:pos="-720"/>
              </w:tabs>
              <w:ind w:right="-270"/>
              <w:rPr>
                <w:rFonts w:asciiTheme="minorHAnsi" w:hAnsiTheme="minorHAnsi" w:cstheme="minorHAnsi"/>
                <w:sz w:val="22"/>
                <w:szCs w:val="22"/>
              </w:rPr>
            </w:pPr>
            <w:r>
              <w:rPr>
                <w:rFonts w:asciiTheme="minorHAnsi" w:hAnsiTheme="minorHAnsi" w:cstheme="minorHAnsi"/>
                <w:i/>
                <w:sz w:val="22"/>
                <w:szCs w:val="22"/>
              </w:rPr>
              <w:t>Jan 16, 2026</w:t>
            </w:r>
          </w:p>
        </w:tc>
        <w:tc>
          <w:tcPr>
            <w:tcW w:w="886" w:type="dxa"/>
            <w:tcPrChange w:id="12" w:author="Gonzalez, Gabriela L" w:date="2026-01-15T20:11:00Z" w16du:dateUtc="2026-01-16T02:11:00Z">
              <w:tcPr>
                <w:tcW w:w="886" w:type="dxa"/>
              </w:tcPr>
            </w:tcPrChange>
          </w:tcPr>
          <w:p w14:paraId="72B9EE03"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End:</w:t>
            </w:r>
          </w:p>
        </w:tc>
        <w:tc>
          <w:tcPr>
            <w:tcW w:w="1787" w:type="dxa"/>
            <w:tcBorders>
              <w:bottom w:val="single" w:sz="4" w:space="0" w:color="auto"/>
            </w:tcBorders>
            <w:tcPrChange w:id="13" w:author="Gonzalez, Gabriela L" w:date="2026-01-15T20:11:00Z" w16du:dateUtc="2026-01-16T02:11:00Z">
              <w:tcPr>
                <w:tcW w:w="2216" w:type="dxa"/>
                <w:gridSpan w:val="2"/>
                <w:tcBorders>
                  <w:bottom w:val="single" w:sz="4" w:space="0" w:color="auto"/>
                </w:tcBorders>
              </w:tcPr>
            </w:tcPrChange>
          </w:tcPr>
          <w:p w14:paraId="61ECD4AF" w14:textId="7A8BCD7F" w:rsidR="00740D50" w:rsidRPr="00C72085" w:rsidRDefault="00C72085" w:rsidP="00D47F85">
            <w:pPr>
              <w:pStyle w:val="Header"/>
              <w:tabs>
                <w:tab w:val="left" w:pos="-720"/>
              </w:tabs>
              <w:ind w:right="-270"/>
              <w:rPr>
                <w:rFonts w:asciiTheme="minorHAnsi" w:hAnsiTheme="minorHAnsi" w:cstheme="minorHAnsi"/>
                <w:i/>
                <w:iCs/>
                <w:sz w:val="22"/>
                <w:szCs w:val="22"/>
              </w:rPr>
            </w:pPr>
            <w:r>
              <w:rPr>
                <w:rFonts w:asciiTheme="minorHAnsi" w:hAnsiTheme="minorHAnsi" w:cstheme="minorHAnsi"/>
                <w:i/>
                <w:iCs/>
                <w:sz w:val="22"/>
                <w:szCs w:val="22"/>
              </w:rPr>
              <w:t>May 1, 2026</w:t>
            </w:r>
          </w:p>
        </w:tc>
      </w:tr>
      <w:tr w:rsidR="00740D50" w:rsidRPr="00CA4B88" w14:paraId="1CB49775" w14:textId="77777777" w:rsidTr="008936FD">
        <w:tc>
          <w:tcPr>
            <w:tcW w:w="8931" w:type="dxa"/>
            <w:gridSpan w:val="5"/>
            <w:tcPrChange w:id="14" w:author="Gonzalez, Gabriela L" w:date="2026-01-15T20:11:00Z" w16du:dateUtc="2026-01-16T02:11:00Z">
              <w:tcPr>
                <w:tcW w:w="9360" w:type="dxa"/>
                <w:gridSpan w:val="6"/>
              </w:tcPr>
            </w:tcPrChange>
          </w:tcPr>
          <w:p w14:paraId="17E73A4F"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5BE6F8CC" w14:textId="77777777" w:rsidTr="008936FD">
        <w:tc>
          <w:tcPr>
            <w:tcW w:w="3140" w:type="dxa"/>
            <w:tcPrChange w:id="15" w:author="Gonzalez, Gabriela L" w:date="2026-01-15T20:11:00Z" w16du:dateUtc="2026-01-16T02:11:00Z">
              <w:tcPr>
                <w:tcW w:w="3140" w:type="dxa"/>
              </w:tcPr>
            </w:tcPrChange>
          </w:tcPr>
          <w:p w14:paraId="5723242A"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Pfizer Project Manager:</w:t>
            </w:r>
          </w:p>
        </w:tc>
        <w:tc>
          <w:tcPr>
            <w:tcW w:w="855" w:type="dxa"/>
            <w:tcPrChange w:id="16" w:author="Gonzalez, Gabriela L" w:date="2026-01-15T20:11:00Z" w16du:dateUtc="2026-01-16T02:11:00Z">
              <w:tcPr>
                <w:tcW w:w="855" w:type="dxa"/>
              </w:tcPr>
            </w:tcPrChange>
          </w:tcPr>
          <w:p w14:paraId="7A2F5617"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Name:</w:t>
            </w:r>
          </w:p>
        </w:tc>
        <w:tc>
          <w:tcPr>
            <w:tcW w:w="2263" w:type="dxa"/>
            <w:tcBorders>
              <w:bottom w:val="single" w:sz="4" w:space="0" w:color="auto"/>
            </w:tcBorders>
            <w:tcPrChange w:id="17" w:author="Gonzalez, Gabriela L" w:date="2026-01-15T20:11:00Z" w16du:dateUtc="2026-01-16T02:11:00Z">
              <w:tcPr>
                <w:tcW w:w="2263" w:type="dxa"/>
                <w:tcBorders>
                  <w:bottom w:val="single" w:sz="4" w:space="0" w:color="auto"/>
                </w:tcBorders>
              </w:tcPr>
            </w:tcPrChange>
          </w:tcPr>
          <w:p w14:paraId="0506B3B5" w14:textId="1E3F383F" w:rsidR="00740D50" w:rsidRPr="00CA4B88" w:rsidRDefault="00C72085" w:rsidP="00D47F85">
            <w:pPr>
              <w:pStyle w:val="Header"/>
              <w:tabs>
                <w:tab w:val="left" w:pos="-720"/>
              </w:tabs>
              <w:ind w:right="-270"/>
              <w:rPr>
                <w:rFonts w:asciiTheme="minorHAnsi" w:hAnsiTheme="minorHAnsi" w:cstheme="minorHAnsi"/>
                <w:sz w:val="22"/>
                <w:szCs w:val="22"/>
              </w:rPr>
            </w:pPr>
            <w:r>
              <w:rPr>
                <w:rFonts w:asciiTheme="minorHAnsi" w:hAnsiTheme="minorHAnsi" w:cstheme="minorHAnsi"/>
                <w:i/>
                <w:sz w:val="22"/>
                <w:szCs w:val="22"/>
              </w:rPr>
              <w:t>Gabby Gonzalez</w:t>
            </w:r>
          </w:p>
        </w:tc>
        <w:tc>
          <w:tcPr>
            <w:tcW w:w="886" w:type="dxa"/>
            <w:tcPrChange w:id="18" w:author="Gonzalez, Gabriela L" w:date="2026-01-15T20:11:00Z" w16du:dateUtc="2026-01-16T02:11:00Z">
              <w:tcPr>
                <w:tcW w:w="886" w:type="dxa"/>
              </w:tcPr>
            </w:tcPrChange>
          </w:tcPr>
          <w:p w14:paraId="6D28EA43"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Phone:</w:t>
            </w:r>
          </w:p>
        </w:tc>
        <w:tc>
          <w:tcPr>
            <w:tcW w:w="1787" w:type="dxa"/>
            <w:tcBorders>
              <w:bottom w:val="single" w:sz="4" w:space="0" w:color="auto"/>
            </w:tcBorders>
            <w:tcPrChange w:id="19" w:author="Gonzalez, Gabriela L" w:date="2026-01-15T20:11:00Z" w16du:dateUtc="2026-01-16T02:11:00Z">
              <w:tcPr>
                <w:tcW w:w="2216" w:type="dxa"/>
                <w:gridSpan w:val="2"/>
                <w:tcBorders>
                  <w:bottom w:val="single" w:sz="4" w:space="0" w:color="auto"/>
                </w:tcBorders>
              </w:tcPr>
            </w:tcPrChange>
          </w:tcPr>
          <w:p w14:paraId="55AFFF6E" w14:textId="7A5D8400"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41073F9B" w14:textId="77777777" w:rsidTr="008936FD">
        <w:tc>
          <w:tcPr>
            <w:tcW w:w="3140" w:type="dxa"/>
            <w:tcPrChange w:id="20" w:author="Gonzalez, Gabriela L" w:date="2026-01-15T20:11:00Z" w16du:dateUtc="2026-01-16T02:11:00Z">
              <w:tcPr>
                <w:tcW w:w="3140" w:type="dxa"/>
              </w:tcPr>
            </w:tcPrChange>
          </w:tcPr>
          <w:p w14:paraId="46E3A225"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c>
          <w:tcPr>
            <w:tcW w:w="5791" w:type="dxa"/>
            <w:gridSpan w:val="4"/>
            <w:tcPrChange w:id="21" w:author="Gonzalez, Gabriela L" w:date="2026-01-15T20:11:00Z" w16du:dateUtc="2026-01-16T02:11:00Z">
              <w:tcPr>
                <w:tcW w:w="6220" w:type="dxa"/>
                <w:gridSpan w:val="5"/>
              </w:tcPr>
            </w:tcPrChange>
          </w:tcPr>
          <w:p w14:paraId="25D03ED5"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212E88C7" w14:textId="77777777" w:rsidTr="008936FD">
        <w:tc>
          <w:tcPr>
            <w:tcW w:w="3140" w:type="dxa"/>
            <w:tcPrChange w:id="22" w:author="Gonzalez, Gabriela L" w:date="2026-01-15T20:11:00Z" w16du:dateUtc="2026-01-16T02:11:00Z">
              <w:tcPr>
                <w:tcW w:w="3140" w:type="dxa"/>
              </w:tcPr>
            </w:tcPrChange>
          </w:tcPr>
          <w:p w14:paraId="4E1FE910"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Pfizer Procurement Contact:</w:t>
            </w:r>
          </w:p>
        </w:tc>
        <w:tc>
          <w:tcPr>
            <w:tcW w:w="855" w:type="dxa"/>
            <w:tcPrChange w:id="23" w:author="Gonzalez, Gabriela L" w:date="2026-01-15T20:11:00Z" w16du:dateUtc="2026-01-16T02:11:00Z">
              <w:tcPr>
                <w:tcW w:w="855" w:type="dxa"/>
              </w:tcPr>
            </w:tcPrChange>
          </w:tcPr>
          <w:p w14:paraId="393CD6CA"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Name:</w:t>
            </w:r>
          </w:p>
        </w:tc>
        <w:tc>
          <w:tcPr>
            <w:tcW w:w="2263" w:type="dxa"/>
            <w:tcBorders>
              <w:bottom w:val="single" w:sz="4" w:space="0" w:color="auto"/>
            </w:tcBorders>
            <w:tcPrChange w:id="24" w:author="Gonzalez, Gabriela L" w:date="2026-01-15T20:11:00Z" w16du:dateUtc="2026-01-16T02:11:00Z">
              <w:tcPr>
                <w:tcW w:w="2263" w:type="dxa"/>
                <w:tcBorders>
                  <w:bottom w:val="single" w:sz="4" w:space="0" w:color="auto"/>
                </w:tcBorders>
              </w:tcPr>
            </w:tcPrChange>
          </w:tcPr>
          <w:p w14:paraId="6E08E443" w14:textId="709E0043" w:rsidR="00740D50" w:rsidRPr="00CA4B88" w:rsidRDefault="00740D50" w:rsidP="00D47F85">
            <w:pPr>
              <w:pStyle w:val="Header"/>
              <w:tabs>
                <w:tab w:val="left" w:pos="-720"/>
              </w:tabs>
              <w:ind w:right="-270"/>
              <w:rPr>
                <w:rFonts w:asciiTheme="minorHAnsi" w:hAnsiTheme="minorHAnsi" w:cstheme="minorHAnsi"/>
                <w:sz w:val="22"/>
                <w:szCs w:val="22"/>
              </w:rPr>
            </w:pPr>
          </w:p>
        </w:tc>
        <w:tc>
          <w:tcPr>
            <w:tcW w:w="886" w:type="dxa"/>
            <w:tcPrChange w:id="25" w:author="Gonzalez, Gabriela L" w:date="2026-01-15T20:11:00Z" w16du:dateUtc="2026-01-16T02:11:00Z">
              <w:tcPr>
                <w:tcW w:w="886" w:type="dxa"/>
              </w:tcPr>
            </w:tcPrChange>
          </w:tcPr>
          <w:p w14:paraId="6629D938"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Phone:</w:t>
            </w:r>
          </w:p>
        </w:tc>
        <w:tc>
          <w:tcPr>
            <w:tcW w:w="1787" w:type="dxa"/>
            <w:tcBorders>
              <w:bottom w:val="single" w:sz="4" w:space="0" w:color="auto"/>
            </w:tcBorders>
            <w:tcPrChange w:id="26" w:author="Gonzalez, Gabriela L" w:date="2026-01-15T20:11:00Z" w16du:dateUtc="2026-01-16T02:11:00Z">
              <w:tcPr>
                <w:tcW w:w="2216" w:type="dxa"/>
                <w:gridSpan w:val="2"/>
                <w:tcBorders>
                  <w:bottom w:val="single" w:sz="4" w:space="0" w:color="auto"/>
                </w:tcBorders>
              </w:tcPr>
            </w:tcPrChange>
          </w:tcPr>
          <w:p w14:paraId="6E7F3559" w14:textId="787D0BBD"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0737551E" w14:textId="77777777" w:rsidTr="008936FD">
        <w:tc>
          <w:tcPr>
            <w:tcW w:w="3140" w:type="dxa"/>
            <w:tcPrChange w:id="27" w:author="Gonzalez, Gabriela L" w:date="2026-01-15T20:11:00Z" w16du:dateUtc="2026-01-16T02:11:00Z">
              <w:tcPr>
                <w:tcW w:w="3140" w:type="dxa"/>
              </w:tcPr>
            </w:tcPrChange>
          </w:tcPr>
          <w:p w14:paraId="1141EE12"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c>
          <w:tcPr>
            <w:tcW w:w="5791" w:type="dxa"/>
            <w:gridSpan w:val="4"/>
            <w:tcPrChange w:id="28" w:author="Gonzalez, Gabriela L" w:date="2026-01-15T20:11:00Z" w16du:dateUtc="2026-01-16T02:11:00Z">
              <w:tcPr>
                <w:tcW w:w="6220" w:type="dxa"/>
                <w:gridSpan w:val="5"/>
              </w:tcPr>
            </w:tcPrChange>
          </w:tcPr>
          <w:p w14:paraId="2956EFB9"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0480CC17" w14:textId="77777777" w:rsidTr="008936FD">
        <w:tc>
          <w:tcPr>
            <w:tcW w:w="3140" w:type="dxa"/>
            <w:tcPrChange w:id="29" w:author="Gonzalez, Gabriela L" w:date="2026-01-15T20:11:00Z" w16du:dateUtc="2026-01-16T02:11:00Z">
              <w:tcPr>
                <w:tcW w:w="3140" w:type="dxa"/>
              </w:tcPr>
            </w:tcPrChange>
          </w:tcPr>
          <w:p w14:paraId="70C90942"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c>
          <w:tcPr>
            <w:tcW w:w="5791" w:type="dxa"/>
            <w:gridSpan w:val="4"/>
            <w:tcPrChange w:id="30" w:author="Gonzalez, Gabriela L" w:date="2026-01-15T20:11:00Z" w16du:dateUtc="2026-01-16T02:11:00Z">
              <w:tcPr>
                <w:tcW w:w="6220" w:type="dxa"/>
                <w:gridSpan w:val="5"/>
              </w:tcPr>
            </w:tcPrChange>
          </w:tcPr>
          <w:p w14:paraId="6B750D01"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4BB6C827" w14:textId="77777777" w:rsidTr="008936FD">
        <w:tc>
          <w:tcPr>
            <w:tcW w:w="3140" w:type="dxa"/>
            <w:tcPrChange w:id="31" w:author="Gonzalez, Gabriela L" w:date="2026-01-15T20:11:00Z" w16du:dateUtc="2026-01-16T02:11:00Z">
              <w:tcPr>
                <w:tcW w:w="3140" w:type="dxa"/>
              </w:tcPr>
            </w:tcPrChange>
          </w:tcPr>
          <w:p w14:paraId="5C22310C"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Provider Contact:</w:t>
            </w:r>
          </w:p>
        </w:tc>
        <w:tc>
          <w:tcPr>
            <w:tcW w:w="855" w:type="dxa"/>
            <w:tcPrChange w:id="32" w:author="Gonzalez, Gabriela L" w:date="2026-01-15T20:11:00Z" w16du:dateUtc="2026-01-16T02:11:00Z">
              <w:tcPr>
                <w:tcW w:w="855" w:type="dxa"/>
              </w:tcPr>
            </w:tcPrChange>
          </w:tcPr>
          <w:p w14:paraId="26C07706"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Name:</w:t>
            </w:r>
          </w:p>
        </w:tc>
        <w:tc>
          <w:tcPr>
            <w:tcW w:w="2263" w:type="dxa"/>
            <w:tcBorders>
              <w:bottom w:val="single" w:sz="4" w:space="0" w:color="auto"/>
            </w:tcBorders>
            <w:tcPrChange w:id="33" w:author="Gonzalez, Gabriela L" w:date="2026-01-15T20:11:00Z" w16du:dateUtc="2026-01-16T02:11:00Z">
              <w:tcPr>
                <w:tcW w:w="2263" w:type="dxa"/>
                <w:tcBorders>
                  <w:bottom w:val="single" w:sz="4" w:space="0" w:color="auto"/>
                </w:tcBorders>
              </w:tcPr>
            </w:tcPrChange>
          </w:tcPr>
          <w:p w14:paraId="40A2D69B" w14:textId="03527E52" w:rsidR="00740D50" w:rsidRPr="00CA4B88" w:rsidRDefault="00C72085" w:rsidP="00D47F85">
            <w:pPr>
              <w:pStyle w:val="Header"/>
              <w:tabs>
                <w:tab w:val="left" w:pos="-720"/>
              </w:tabs>
              <w:ind w:right="-270"/>
              <w:rPr>
                <w:rFonts w:asciiTheme="minorHAnsi" w:hAnsiTheme="minorHAnsi" w:cstheme="minorHAnsi"/>
                <w:sz w:val="22"/>
                <w:szCs w:val="22"/>
              </w:rPr>
            </w:pPr>
            <w:r>
              <w:rPr>
                <w:rFonts w:asciiTheme="minorHAnsi" w:hAnsiTheme="minorHAnsi" w:cstheme="minorHAnsi"/>
                <w:i/>
                <w:sz w:val="22"/>
                <w:szCs w:val="22"/>
              </w:rPr>
              <w:t>Nick Fleischman</w:t>
            </w:r>
          </w:p>
        </w:tc>
        <w:tc>
          <w:tcPr>
            <w:tcW w:w="886" w:type="dxa"/>
            <w:tcPrChange w:id="34" w:author="Gonzalez, Gabriela L" w:date="2026-01-15T20:11:00Z" w16du:dateUtc="2026-01-16T02:11:00Z">
              <w:tcPr>
                <w:tcW w:w="886" w:type="dxa"/>
              </w:tcPr>
            </w:tcPrChange>
          </w:tcPr>
          <w:p w14:paraId="420FBF57"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Phone:</w:t>
            </w:r>
          </w:p>
        </w:tc>
        <w:tc>
          <w:tcPr>
            <w:tcW w:w="1787" w:type="dxa"/>
            <w:tcBorders>
              <w:bottom w:val="single" w:sz="4" w:space="0" w:color="auto"/>
            </w:tcBorders>
            <w:tcPrChange w:id="35" w:author="Gonzalez, Gabriela L" w:date="2026-01-15T20:11:00Z" w16du:dateUtc="2026-01-16T02:11:00Z">
              <w:tcPr>
                <w:tcW w:w="2216" w:type="dxa"/>
                <w:gridSpan w:val="2"/>
                <w:tcBorders>
                  <w:bottom w:val="single" w:sz="4" w:space="0" w:color="auto"/>
                </w:tcBorders>
              </w:tcPr>
            </w:tcPrChange>
          </w:tcPr>
          <w:p w14:paraId="712C4DEF" w14:textId="794C3EE8" w:rsidR="00740D50" w:rsidRPr="00CA4B88" w:rsidRDefault="00C72085" w:rsidP="00D47F85">
            <w:pPr>
              <w:pStyle w:val="Header"/>
              <w:tabs>
                <w:tab w:val="left" w:pos="-720"/>
              </w:tabs>
              <w:ind w:right="-270"/>
              <w:rPr>
                <w:rFonts w:asciiTheme="minorHAnsi" w:hAnsiTheme="minorHAnsi" w:cstheme="minorHAnsi"/>
                <w:sz w:val="22"/>
                <w:szCs w:val="22"/>
              </w:rPr>
            </w:pPr>
            <w:r>
              <w:rPr>
                <w:rFonts w:asciiTheme="minorHAnsi" w:hAnsiTheme="minorHAnsi" w:cstheme="minorHAnsi"/>
                <w:i/>
                <w:sz w:val="22"/>
                <w:szCs w:val="22"/>
              </w:rPr>
              <w:t>925-914-1448</w:t>
            </w:r>
          </w:p>
        </w:tc>
      </w:tr>
      <w:tr w:rsidR="00740D50" w:rsidRPr="00CA4B88" w14:paraId="0072A474" w14:textId="77777777" w:rsidTr="008936FD">
        <w:tc>
          <w:tcPr>
            <w:tcW w:w="3140" w:type="dxa"/>
            <w:tcPrChange w:id="36" w:author="Gonzalez, Gabriela L" w:date="2026-01-15T20:11:00Z" w16du:dateUtc="2026-01-16T02:11:00Z">
              <w:tcPr>
                <w:tcW w:w="3140" w:type="dxa"/>
              </w:tcPr>
            </w:tcPrChange>
          </w:tcPr>
          <w:p w14:paraId="3E296399"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c>
          <w:tcPr>
            <w:tcW w:w="5791" w:type="dxa"/>
            <w:gridSpan w:val="4"/>
            <w:tcPrChange w:id="37" w:author="Gonzalez, Gabriela L" w:date="2026-01-15T20:11:00Z" w16du:dateUtc="2026-01-16T02:11:00Z">
              <w:tcPr>
                <w:tcW w:w="6220" w:type="dxa"/>
                <w:gridSpan w:val="5"/>
              </w:tcPr>
            </w:tcPrChange>
          </w:tcPr>
          <w:p w14:paraId="54DEBFD8"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2A3B4059" w14:textId="77777777" w:rsidTr="008936FD">
        <w:tc>
          <w:tcPr>
            <w:tcW w:w="3140" w:type="dxa"/>
            <w:tcPrChange w:id="38" w:author="Gonzalez, Gabriela L" w:date="2026-01-15T20:11:00Z" w16du:dateUtc="2026-01-16T02:11:00Z">
              <w:tcPr>
                <w:tcW w:w="3140" w:type="dxa"/>
              </w:tcPr>
            </w:tcPrChange>
          </w:tcPr>
          <w:p w14:paraId="491BA798"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Provider Contact Email:</w:t>
            </w:r>
          </w:p>
        </w:tc>
        <w:tc>
          <w:tcPr>
            <w:tcW w:w="5791" w:type="dxa"/>
            <w:gridSpan w:val="4"/>
            <w:tcBorders>
              <w:bottom w:val="single" w:sz="4" w:space="0" w:color="auto"/>
            </w:tcBorders>
            <w:tcPrChange w:id="39" w:author="Gonzalez, Gabriela L" w:date="2026-01-15T20:11:00Z" w16du:dateUtc="2026-01-16T02:11:00Z">
              <w:tcPr>
                <w:tcW w:w="6220" w:type="dxa"/>
                <w:gridSpan w:val="5"/>
                <w:tcBorders>
                  <w:bottom w:val="single" w:sz="4" w:space="0" w:color="auto"/>
                </w:tcBorders>
              </w:tcPr>
            </w:tcPrChange>
          </w:tcPr>
          <w:p w14:paraId="44F94790" w14:textId="4E95F40C" w:rsidR="00740D50" w:rsidRPr="00CA4B88" w:rsidRDefault="0063742F" w:rsidP="00D47F85">
            <w:pPr>
              <w:pStyle w:val="Header"/>
              <w:tabs>
                <w:tab w:val="left" w:pos="-720"/>
              </w:tabs>
              <w:ind w:right="-270"/>
              <w:rPr>
                <w:rFonts w:asciiTheme="minorHAnsi" w:hAnsiTheme="minorHAnsi" w:cstheme="minorHAnsi"/>
                <w:sz w:val="22"/>
                <w:szCs w:val="22"/>
              </w:rPr>
            </w:pPr>
            <w:r>
              <w:rPr>
                <w:rFonts w:asciiTheme="minorHAnsi" w:hAnsiTheme="minorHAnsi" w:cstheme="minorHAnsi"/>
                <w:i/>
                <w:sz w:val="22"/>
                <w:szCs w:val="22"/>
              </w:rPr>
              <w:fldChar w:fldCharType="begin"/>
            </w:r>
            <w:r>
              <w:rPr>
                <w:rFonts w:asciiTheme="minorHAnsi" w:hAnsiTheme="minorHAnsi" w:cstheme="minorHAnsi"/>
                <w:i/>
                <w:sz w:val="22"/>
                <w:szCs w:val="22"/>
              </w:rPr>
              <w:instrText>HYPERLINK "mailto:nicholas.fleischman@zoomrx.com"</w:instrText>
            </w:r>
            <w:r>
              <w:rPr>
                <w:rFonts w:asciiTheme="minorHAnsi" w:hAnsiTheme="minorHAnsi" w:cstheme="minorHAnsi"/>
                <w:i/>
                <w:sz w:val="22"/>
                <w:szCs w:val="22"/>
              </w:rPr>
              <w:fldChar w:fldCharType="separate"/>
            </w:r>
            <w:r w:rsidRPr="005463E5">
              <w:rPr>
                <w:rStyle w:val="Hyperlink"/>
                <w:rFonts w:asciiTheme="minorHAnsi" w:hAnsiTheme="minorHAnsi" w:cstheme="minorHAnsi"/>
                <w:i/>
                <w:sz w:val="22"/>
                <w:szCs w:val="22"/>
              </w:rPr>
              <w:t>nicholas.fleischman@zoomrx.com</w:t>
            </w:r>
            <w:r>
              <w:rPr>
                <w:rFonts w:asciiTheme="minorHAnsi" w:hAnsiTheme="minorHAnsi" w:cstheme="minorHAnsi"/>
                <w:i/>
                <w:sz w:val="22"/>
                <w:szCs w:val="22"/>
              </w:rPr>
              <w:fldChar w:fldCharType="end"/>
            </w:r>
          </w:p>
        </w:tc>
      </w:tr>
      <w:tr w:rsidR="00740D50" w:rsidRPr="00CA4B88" w14:paraId="19BEE4D5" w14:textId="77777777" w:rsidTr="008936FD">
        <w:tc>
          <w:tcPr>
            <w:tcW w:w="3140" w:type="dxa"/>
            <w:tcPrChange w:id="40" w:author="Gonzalez, Gabriela L" w:date="2026-01-15T20:11:00Z" w16du:dateUtc="2026-01-16T02:11:00Z">
              <w:tcPr>
                <w:tcW w:w="3140" w:type="dxa"/>
              </w:tcPr>
            </w:tcPrChange>
          </w:tcPr>
          <w:p w14:paraId="3E20526D"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c>
          <w:tcPr>
            <w:tcW w:w="5791" w:type="dxa"/>
            <w:gridSpan w:val="4"/>
            <w:tcPrChange w:id="41" w:author="Gonzalez, Gabriela L" w:date="2026-01-15T20:11:00Z" w16du:dateUtc="2026-01-16T02:11:00Z">
              <w:tcPr>
                <w:tcW w:w="6220" w:type="dxa"/>
                <w:gridSpan w:val="5"/>
              </w:tcPr>
            </w:tcPrChange>
          </w:tcPr>
          <w:p w14:paraId="7906ECFF" w14:textId="77777777" w:rsidR="00740D50" w:rsidRPr="00CA4B88" w:rsidRDefault="00740D50" w:rsidP="00D47F85">
            <w:pPr>
              <w:pStyle w:val="Header"/>
              <w:tabs>
                <w:tab w:val="left" w:pos="-720"/>
              </w:tabs>
              <w:ind w:right="-270"/>
              <w:rPr>
                <w:rFonts w:asciiTheme="minorHAnsi" w:hAnsiTheme="minorHAnsi" w:cstheme="minorHAnsi"/>
                <w:sz w:val="22"/>
                <w:szCs w:val="22"/>
              </w:rPr>
            </w:pPr>
          </w:p>
        </w:tc>
      </w:tr>
      <w:tr w:rsidR="00740D50" w:rsidRPr="00CA4B88" w14:paraId="0FCFBF3A" w14:textId="77777777" w:rsidTr="008936FD">
        <w:tc>
          <w:tcPr>
            <w:tcW w:w="3140" w:type="dxa"/>
            <w:tcPrChange w:id="42" w:author="Gonzalez, Gabriela L" w:date="2026-01-15T20:11:00Z" w16du:dateUtc="2026-01-16T02:11:00Z">
              <w:tcPr>
                <w:tcW w:w="3140" w:type="dxa"/>
              </w:tcPr>
            </w:tcPrChange>
          </w:tcPr>
          <w:p w14:paraId="4B5D6BF6" w14:textId="77777777" w:rsidR="00740D50" w:rsidRPr="00CA4B88" w:rsidRDefault="00740D50" w:rsidP="00D47F85">
            <w:pPr>
              <w:pStyle w:val="Header"/>
              <w:tabs>
                <w:tab w:val="left" w:pos="-720"/>
              </w:tabs>
              <w:ind w:right="-270"/>
              <w:rPr>
                <w:rFonts w:asciiTheme="minorHAnsi" w:hAnsiTheme="minorHAnsi" w:cstheme="minorHAnsi"/>
                <w:sz w:val="22"/>
                <w:szCs w:val="22"/>
              </w:rPr>
            </w:pPr>
            <w:r w:rsidRPr="00CA4B88">
              <w:rPr>
                <w:rFonts w:asciiTheme="minorHAnsi" w:hAnsiTheme="minorHAnsi" w:cstheme="minorHAnsi"/>
                <w:sz w:val="22"/>
                <w:szCs w:val="22"/>
              </w:rPr>
              <w:t>Total Cost:</w:t>
            </w:r>
          </w:p>
        </w:tc>
        <w:tc>
          <w:tcPr>
            <w:tcW w:w="3118" w:type="dxa"/>
            <w:gridSpan w:val="2"/>
            <w:tcBorders>
              <w:bottom w:val="single" w:sz="4" w:space="0" w:color="auto"/>
            </w:tcBorders>
            <w:tcPrChange w:id="43" w:author="Gonzalez, Gabriela L" w:date="2026-01-15T20:11:00Z" w16du:dateUtc="2026-01-16T02:11:00Z">
              <w:tcPr>
                <w:tcW w:w="3118" w:type="dxa"/>
                <w:gridSpan w:val="2"/>
                <w:tcBorders>
                  <w:bottom w:val="single" w:sz="4" w:space="0" w:color="auto"/>
                </w:tcBorders>
              </w:tcPr>
            </w:tcPrChange>
          </w:tcPr>
          <w:p w14:paraId="5A039921" w14:textId="79F5E791" w:rsidR="00740D50" w:rsidRPr="00CA4B88" w:rsidRDefault="00C72085" w:rsidP="00D47F85">
            <w:pPr>
              <w:pStyle w:val="Header"/>
              <w:tabs>
                <w:tab w:val="left" w:pos="-720"/>
              </w:tabs>
              <w:ind w:right="-270"/>
              <w:rPr>
                <w:rFonts w:asciiTheme="minorHAnsi" w:hAnsiTheme="minorHAnsi" w:cstheme="minorHAnsi"/>
                <w:sz w:val="22"/>
                <w:szCs w:val="22"/>
              </w:rPr>
            </w:pPr>
            <w:r>
              <w:rPr>
                <w:rFonts w:asciiTheme="minorHAnsi" w:hAnsiTheme="minorHAnsi" w:cstheme="minorHAnsi"/>
                <w:i/>
                <w:sz w:val="22"/>
                <w:szCs w:val="22"/>
              </w:rPr>
              <w:t>$0</w:t>
            </w:r>
          </w:p>
        </w:tc>
        <w:tc>
          <w:tcPr>
            <w:tcW w:w="2673" w:type="dxa"/>
            <w:gridSpan w:val="2"/>
            <w:tcPrChange w:id="44" w:author="Gonzalez, Gabriela L" w:date="2026-01-15T20:11:00Z" w16du:dateUtc="2026-01-16T02:11:00Z">
              <w:tcPr>
                <w:tcW w:w="3102" w:type="dxa"/>
                <w:gridSpan w:val="3"/>
              </w:tcPr>
            </w:tcPrChange>
          </w:tcPr>
          <w:p w14:paraId="57165BE2" w14:textId="77777777" w:rsidR="00740D50" w:rsidRPr="00CA4B88" w:rsidRDefault="00740D50" w:rsidP="00D47F85">
            <w:pPr>
              <w:pStyle w:val="Header"/>
              <w:tabs>
                <w:tab w:val="left" w:pos="-720"/>
              </w:tabs>
              <w:ind w:right="-270"/>
              <w:rPr>
                <w:rFonts w:asciiTheme="minorHAnsi" w:hAnsiTheme="minorHAnsi" w:cstheme="minorHAnsi"/>
                <w:sz w:val="22"/>
                <w:szCs w:val="22"/>
                <w:highlight w:val="cyan"/>
              </w:rPr>
            </w:pPr>
          </w:p>
        </w:tc>
      </w:tr>
      <w:tr w:rsidR="00740D50" w:rsidRPr="00CA4B88" w14:paraId="6997216C" w14:textId="77777777" w:rsidTr="008936FD">
        <w:tc>
          <w:tcPr>
            <w:tcW w:w="8931" w:type="dxa"/>
            <w:gridSpan w:val="5"/>
            <w:tcPrChange w:id="45" w:author="Gonzalez, Gabriela L" w:date="2026-01-15T20:11:00Z" w16du:dateUtc="2026-01-16T02:11:00Z">
              <w:tcPr>
                <w:tcW w:w="9360" w:type="dxa"/>
                <w:gridSpan w:val="6"/>
              </w:tcPr>
            </w:tcPrChange>
          </w:tcPr>
          <w:p w14:paraId="6A52125B" w14:textId="6F349E55" w:rsidR="00740D50" w:rsidRPr="00C72085" w:rsidRDefault="00740D50" w:rsidP="00C72085">
            <w:pPr>
              <w:pStyle w:val="Header"/>
              <w:tabs>
                <w:tab w:val="left" w:pos="-720"/>
              </w:tabs>
              <w:ind w:right="90"/>
              <w:rPr>
                <w:rFonts w:asciiTheme="minorHAnsi" w:hAnsiTheme="minorHAnsi" w:cstheme="minorHAnsi"/>
                <w:i/>
                <w:sz w:val="22"/>
                <w:szCs w:val="22"/>
              </w:rPr>
            </w:pPr>
          </w:p>
        </w:tc>
      </w:tr>
    </w:tbl>
    <w:p w14:paraId="415D4B62" w14:textId="77777777" w:rsidR="00740D50" w:rsidRPr="00CA4B88" w:rsidRDefault="00740D50" w:rsidP="00740D50">
      <w:pPr>
        <w:pStyle w:val="Header"/>
        <w:tabs>
          <w:tab w:val="left" w:pos="-720"/>
        </w:tabs>
        <w:ind w:right="-270"/>
        <w:rPr>
          <w:rFonts w:asciiTheme="minorHAnsi" w:hAnsiTheme="minorHAnsi" w:cstheme="minorHAnsi"/>
        </w:rPr>
      </w:pPr>
    </w:p>
    <w:tbl>
      <w:tblPr>
        <w:tblW w:w="0" w:type="auto"/>
        <w:tblLook w:val="04A0" w:firstRow="1" w:lastRow="0" w:firstColumn="1" w:lastColumn="0" w:noHBand="0" w:noVBand="1"/>
      </w:tblPr>
      <w:tblGrid>
        <w:gridCol w:w="4680"/>
        <w:gridCol w:w="4680"/>
      </w:tblGrid>
      <w:tr w:rsidR="00740D50" w:rsidRPr="00CA4B88" w14:paraId="2D480347" w14:textId="77777777" w:rsidTr="00D47F85">
        <w:tc>
          <w:tcPr>
            <w:tcW w:w="4788" w:type="dxa"/>
          </w:tcPr>
          <w:p w14:paraId="3321D70D"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p>
        </w:tc>
        <w:tc>
          <w:tcPr>
            <w:tcW w:w="4788" w:type="dxa"/>
          </w:tcPr>
          <w:p w14:paraId="3443EF81" w14:textId="77777777" w:rsidR="00740D50" w:rsidRPr="00CA4B88" w:rsidRDefault="00740D50" w:rsidP="00D47F85">
            <w:pPr>
              <w:tabs>
                <w:tab w:val="left" w:pos="-720"/>
                <w:tab w:val="right" w:pos="8460"/>
              </w:tabs>
              <w:spacing w:before="120"/>
              <w:ind w:right="-270"/>
              <w:rPr>
                <w:rFonts w:asciiTheme="minorHAnsi" w:hAnsiTheme="minorHAnsi" w:cstheme="minorHAnsi"/>
                <w:sz w:val="22"/>
                <w:szCs w:val="22"/>
              </w:rPr>
            </w:pPr>
          </w:p>
        </w:tc>
      </w:tr>
    </w:tbl>
    <w:p w14:paraId="3EB28559" w14:textId="77777777" w:rsidR="00740D50" w:rsidRPr="00CA4B88" w:rsidRDefault="00740D50" w:rsidP="00740D50">
      <w:pPr>
        <w:tabs>
          <w:tab w:val="left" w:pos="-720"/>
          <w:tab w:val="right" w:pos="8460"/>
        </w:tabs>
        <w:spacing w:before="120"/>
        <w:ind w:right="-270"/>
        <w:rPr>
          <w:rFonts w:asciiTheme="minorHAnsi" w:hAnsiTheme="minorHAnsi" w:cstheme="minorHAnsi"/>
          <w:sz w:val="22"/>
          <w:szCs w:val="22"/>
        </w:rPr>
      </w:pPr>
      <w:r w:rsidRPr="00CA4B88">
        <w:rPr>
          <w:rFonts w:asciiTheme="minorHAnsi" w:hAnsiTheme="minorHAnsi" w:cstheme="minorHAnsi"/>
          <w:sz w:val="22"/>
          <w:szCs w:val="22"/>
        </w:rPr>
        <w:br w:type="page"/>
      </w:r>
    </w:p>
    <w:p w14:paraId="61B276E7"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color w:val="FFFFFF" w:themeColor="background1"/>
        </w:rPr>
      </w:pPr>
      <w:r w:rsidRPr="00740D50">
        <w:rPr>
          <w:rFonts w:asciiTheme="minorHAnsi" w:hAnsiTheme="minorHAnsi" w:cstheme="minorHAnsi"/>
          <w:color w:val="FFFFFF" w:themeColor="background1"/>
        </w:rPr>
        <w:lastRenderedPageBreak/>
        <w:t>SCOPE</w:t>
      </w:r>
    </w:p>
    <w:p w14:paraId="36D00735" w14:textId="76DD44A6" w:rsidR="00740F21" w:rsidRDefault="00740F21" w:rsidP="00740F21">
      <w:pPr>
        <w:widowControl w:val="0"/>
        <w:tabs>
          <w:tab w:val="num" w:pos="540"/>
        </w:tabs>
        <w:rPr>
          <w:rFonts w:asciiTheme="minorHAnsi" w:hAnsiTheme="minorHAnsi" w:cstheme="minorHAnsi"/>
          <w:b/>
          <w:bCs/>
        </w:rPr>
      </w:pPr>
      <w:r w:rsidRPr="00740F21">
        <w:rPr>
          <w:rFonts w:asciiTheme="minorHAnsi" w:hAnsiTheme="minorHAnsi" w:cstheme="minorHAnsi"/>
          <w:b/>
          <w:bCs/>
        </w:rPr>
        <w:t>Background</w:t>
      </w:r>
    </w:p>
    <w:p w14:paraId="5EC7EDD2" w14:textId="2056A471" w:rsidR="00740F21" w:rsidRDefault="00740F21" w:rsidP="00740F21">
      <w:pPr>
        <w:widowControl w:val="0"/>
        <w:tabs>
          <w:tab w:val="num" w:pos="540"/>
        </w:tabs>
        <w:rPr>
          <w:rFonts w:asciiTheme="minorHAnsi" w:hAnsiTheme="minorHAnsi" w:cstheme="minorHAnsi"/>
        </w:rPr>
      </w:pPr>
      <w:r>
        <w:rPr>
          <w:rFonts w:asciiTheme="minorHAnsi" w:hAnsiTheme="minorHAnsi" w:cstheme="minorHAnsi"/>
        </w:rPr>
        <w:t xml:space="preserve">Meningococcal disease has been on the rise the past few years, but vaccination rates among adolescents and young adults remain low. </w:t>
      </w:r>
      <w:r w:rsidR="00443CAC">
        <w:rPr>
          <w:rFonts w:asciiTheme="minorHAnsi" w:hAnsiTheme="minorHAnsi" w:cstheme="minorHAnsi"/>
        </w:rPr>
        <w:t>Additionally,</w:t>
      </w:r>
      <w:r>
        <w:rPr>
          <w:rFonts w:asciiTheme="minorHAnsi" w:hAnsiTheme="minorHAnsi" w:cstheme="minorHAnsi"/>
        </w:rPr>
        <w:t xml:space="preserve"> in January 2026 the CDC removed meningococcal vaccination from its list of universally recommended vaccines for children</w:t>
      </w:r>
      <w:r w:rsidR="00443CAC">
        <w:rPr>
          <w:rFonts w:asciiTheme="minorHAnsi" w:hAnsiTheme="minorHAnsi" w:cstheme="minorHAnsi"/>
        </w:rPr>
        <w:t xml:space="preserve">, </w:t>
      </w:r>
      <w:r>
        <w:rPr>
          <w:rFonts w:asciiTheme="minorHAnsi" w:hAnsiTheme="minorHAnsi" w:cstheme="minorHAnsi"/>
        </w:rPr>
        <w:t xml:space="preserve">which </w:t>
      </w:r>
      <w:r w:rsidR="00443CAC">
        <w:rPr>
          <w:rFonts w:asciiTheme="minorHAnsi" w:hAnsiTheme="minorHAnsi" w:cstheme="minorHAnsi"/>
        </w:rPr>
        <w:t>may</w:t>
      </w:r>
      <w:r>
        <w:rPr>
          <w:rFonts w:asciiTheme="minorHAnsi" w:hAnsiTheme="minorHAnsi" w:cstheme="minorHAnsi"/>
        </w:rPr>
        <w:t xml:space="preserve"> further reduce vaccination rates. </w:t>
      </w:r>
    </w:p>
    <w:p w14:paraId="1F134796" w14:textId="77777777" w:rsidR="00740F21" w:rsidRDefault="00740F21" w:rsidP="00740F21">
      <w:pPr>
        <w:widowControl w:val="0"/>
        <w:tabs>
          <w:tab w:val="num" w:pos="540"/>
        </w:tabs>
        <w:rPr>
          <w:rFonts w:asciiTheme="minorHAnsi" w:hAnsiTheme="minorHAnsi" w:cstheme="minorHAnsi"/>
        </w:rPr>
      </w:pPr>
    </w:p>
    <w:p w14:paraId="4C06BED0" w14:textId="64AC5823" w:rsidR="00740F21" w:rsidRDefault="00740F21" w:rsidP="00740F21">
      <w:pPr>
        <w:widowControl w:val="0"/>
        <w:tabs>
          <w:tab w:val="num" w:pos="540"/>
        </w:tabs>
        <w:rPr>
          <w:rFonts w:asciiTheme="minorHAnsi" w:hAnsiTheme="minorHAnsi" w:cstheme="minorHAnsi"/>
        </w:rPr>
      </w:pPr>
      <w:r w:rsidRPr="00740F21">
        <w:rPr>
          <w:rFonts w:asciiTheme="minorHAnsi" w:hAnsiTheme="minorHAnsi" w:cstheme="minorHAnsi"/>
        </w:rPr>
        <w:t xml:space="preserve">Pfizer’s Penbraya, the first FDA-approved MenABCWY vaccine, was </w:t>
      </w:r>
      <w:r w:rsidR="00443CAC">
        <w:rPr>
          <w:rFonts w:asciiTheme="minorHAnsi" w:hAnsiTheme="minorHAnsi" w:cstheme="minorHAnsi"/>
        </w:rPr>
        <w:t>approved</w:t>
      </w:r>
      <w:r w:rsidRPr="00740F21">
        <w:rPr>
          <w:rFonts w:asciiTheme="minorHAnsi" w:hAnsiTheme="minorHAnsi" w:cstheme="minorHAnsi"/>
        </w:rPr>
        <w:t xml:space="preserve"> in Oct 2023, but </w:t>
      </w:r>
      <w:r>
        <w:rPr>
          <w:rFonts w:asciiTheme="minorHAnsi" w:hAnsiTheme="minorHAnsi" w:cstheme="minorHAnsi"/>
        </w:rPr>
        <w:t>has been facing</w:t>
      </w:r>
      <w:r w:rsidRPr="00740F21">
        <w:rPr>
          <w:rFonts w:asciiTheme="minorHAnsi" w:hAnsiTheme="minorHAnsi" w:cstheme="minorHAnsi"/>
        </w:rPr>
        <w:t xml:space="preserve"> uptake challenges due to </w:t>
      </w:r>
      <w:r w:rsidR="004501AA">
        <w:rPr>
          <w:rFonts w:asciiTheme="minorHAnsi" w:hAnsiTheme="minorHAnsi" w:cstheme="minorHAnsi"/>
        </w:rPr>
        <w:t xml:space="preserve">a </w:t>
      </w:r>
      <w:r w:rsidRPr="00740F21">
        <w:rPr>
          <w:rFonts w:asciiTheme="minorHAnsi" w:hAnsiTheme="minorHAnsi" w:cstheme="minorHAnsi"/>
        </w:rPr>
        <w:t>restrictive schedule requiring a follow-up Trumenba dose.</w:t>
      </w:r>
      <w:r w:rsidR="00443CAC">
        <w:rPr>
          <w:rFonts w:asciiTheme="minorHAnsi" w:hAnsiTheme="minorHAnsi" w:cstheme="minorHAnsi"/>
        </w:rPr>
        <w:t xml:space="preserve"> Another pentavalent vaccine, GSK’s </w:t>
      </w:r>
      <w:r w:rsidR="00443CAC" w:rsidRPr="00443CAC">
        <w:rPr>
          <w:rFonts w:asciiTheme="minorHAnsi" w:hAnsiTheme="minorHAnsi" w:cstheme="minorHAnsi"/>
        </w:rPr>
        <w:t>Penmenvy</w:t>
      </w:r>
      <w:r w:rsidR="00443CAC">
        <w:rPr>
          <w:rFonts w:asciiTheme="minorHAnsi" w:hAnsiTheme="minorHAnsi" w:cstheme="minorHAnsi"/>
        </w:rPr>
        <w:t xml:space="preserve">, was approved later in Feb 2025 </w:t>
      </w:r>
      <w:r w:rsidR="004501AA">
        <w:rPr>
          <w:rFonts w:asciiTheme="minorHAnsi" w:hAnsiTheme="minorHAnsi" w:cstheme="minorHAnsi"/>
        </w:rPr>
        <w:t>and</w:t>
      </w:r>
      <w:r w:rsidR="00443CAC">
        <w:rPr>
          <w:rFonts w:asciiTheme="minorHAnsi" w:hAnsiTheme="minorHAnsi" w:cstheme="minorHAnsi"/>
        </w:rPr>
        <w:t xml:space="preserve"> faces similar follow-up dosing challenges.</w:t>
      </w:r>
    </w:p>
    <w:p w14:paraId="52681545" w14:textId="77777777" w:rsidR="00443CAC" w:rsidRDefault="00443CAC" w:rsidP="00740F21">
      <w:pPr>
        <w:widowControl w:val="0"/>
        <w:tabs>
          <w:tab w:val="num" w:pos="540"/>
        </w:tabs>
        <w:rPr>
          <w:rFonts w:asciiTheme="minorHAnsi" w:hAnsiTheme="minorHAnsi" w:cstheme="minorHAnsi"/>
        </w:rPr>
      </w:pPr>
    </w:p>
    <w:p w14:paraId="1D201E7C" w14:textId="01315E79" w:rsidR="00443CAC" w:rsidRDefault="00443CAC" w:rsidP="00740F21">
      <w:pPr>
        <w:widowControl w:val="0"/>
        <w:tabs>
          <w:tab w:val="num" w:pos="540"/>
        </w:tabs>
        <w:rPr>
          <w:rFonts w:asciiTheme="minorHAnsi" w:hAnsiTheme="minorHAnsi" w:cstheme="minorHAnsi"/>
        </w:rPr>
      </w:pPr>
      <w:r>
        <w:rPr>
          <w:rFonts w:asciiTheme="minorHAnsi" w:hAnsiTheme="minorHAnsi" w:cstheme="minorHAnsi"/>
        </w:rPr>
        <w:t xml:space="preserve">With two recently approved </w:t>
      </w:r>
      <w:r w:rsidR="004501AA">
        <w:rPr>
          <w:rFonts w:asciiTheme="minorHAnsi" w:hAnsiTheme="minorHAnsi" w:cstheme="minorHAnsi"/>
        </w:rPr>
        <w:t xml:space="preserve">and </w:t>
      </w:r>
      <w:r>
        <w:rPr>
          <w:rFonts w:asciiTheme="minorHAnsi" w:hAnsiTheme="minorHAnsi" w:cstheme="minorHAnsi"/>
        </w:rPr>
        <w:t>competing pentavalent options now available, new major changes in CDC guidance, and the trajectory of increased disease and lower vaccination rates, there is very high urgency to uncover HCPs’ attitudes, beliefs, and behaviors regarding meningococcal vaccination practices among their adolescent and young adult patients.</w:t>
      </w:r>
    </w:p>
    <w:p w14:paraId="53158CD1" w14:textId="77777777" w:rsidR="00443CAC" w:rsidRDefault="00443CAC" w:rsidP="00740F21">
      <w:pPr>
        <w:widowControl w:val="0"/>
        <w:tabs>
          <w:tab w:val="num" w:pos="540"/>
        </w:tabs>
        <w:rPr>
          <w:rFonts w:asciiTheme="minorHAnsi" w:hAnsiTheme="minorHAnsi" w:cstheme="minorHAnsi"/>
        </w:rPr>
      </w:pPr>
    </w:p>
    <w:p w14:paraId="1FA80CB5" w14:textId="01F715D7" w:rsidR="00740D50" w:rsidRDefault="00443CAC" w:rsidP="00443CAC">
      <w:pPr>
        <w:widowControl w:val="0"/>
        <w:tabs>
          <w:tab w:val="num" w:pos="540"/>
        </w:tabs>
        <w:rPr>
          <w:rFonts w:asciiTheme="minorHAnsi" w:hAnsiTheme="minorHAnsi" w:cstheme="minorHAnsi"/>
          <w:b/>
          <w:bCs/>
        </w:rPr>
      </w:pPr>
      <w:r w:rsidRPr="00443CAC">
        <w:rPr>
          <w:rFonts w:asciiTheme="minorHAnsi" w:hAnsiTheme="minorHAnsi" w:cstheme="minorHAnsi"/>
          <w:b/>
          <w:bCs/>
        </w:rPr>
        <w:t>Methodology</w:t>
      </w:r>
    </w:p>
    <w:p w14:paraId="43F9D745" w14:textId="4743D069" w:rsidR="00443CAC" w:rsidRPr="00BD419B" w:rsidRDefault="00443CAC" w:rsidP="00443CAC">
      <w:pPr>
        <w:pStyle w:val="ListParagraph"/>
        <w:widowControl w:val="0"/>
        <w:numPr>
          <w:ilvl w:val="0"/>
          <w:numId w:val="3"/>
        </w:numPr>
        <w:tabs>
          <w:tab w:val="num" w:pos="540"/>
        </w:tabs>
        <w:rPr>
          <w:rFonts w:asciiTheme="minorHAnsi" w:hAnsiTheme="minorHAnsi" w:cstheme="minorHAnsi"/>
          <w:b/>
          <w:bCs/>
        </w:rPr>
      </w:pPr>
      <w:r>
        <w:rPr>
          <w:rFonts w:asciiTheme="minorHAnsi" w:hAnsiTheme="minorHAnsi" w:cstheme="minorHAnsi"/>
        </w:rPr>
        <w:t>ZoomRx will deploy one wave of an HCP ATU to understand attitudes, beliefs, behaviors, and usage / recommendation patterns of HCPs when it comes to meningococcal vaccination</w:t>
      </w:r>
    </w:p>
    <w:p w14:paraId="0DE31B83" w14:textId="4475A883" w:rsidR="00BD419B" w:rsidRPr="00BD419B" w:rsidRDefault="00BD419B" w:rsidP="00443CAC">
      <w:pPr>
        <w:pStyle w:val="ListParagraph"/>
        <w:widowControl w:val="0"/>
        <w:numPr>
          <w:ilvl w:val="0"/>
          <w:numId w:val="3"/>
        </w:numPr>
        <w:tabs>
          <w:tab w:val="num" w:pos="540"/>
        </w:tabs>
        <w:rPr>
          <w:rFonts w:asciiTheme="minorHAnsi" w:hAnsiTheme="minorHAnsi" w:cstheme="minorHAnsi"/>
          <w:b/>
          <w:bCs/>
        </w:rPr>
      </w:pPr>
      <w:r>
        <w:rPr>
          <w:rFonts w:asciiTheme="minorHAnsi" w:hAnsiTheme="minorHAnsi" w:cstheme="minorHAnsi"/>
        </w:rPr>
        <w:t xml:space="preserve">The total sample size will be N = 100 </w:t>
      </w:r>
      <w:proofErr w:type="gramStart"/>
      <w:r>
        <w:rPr>
          <w:rFonts w:asciiTheme="minorHAnsi" w:hAnsiTheme="minorHAnsi" w:cstheme="minorHAnsi"/>
        </w:rPr>
        <w:t>HCPs;</w:t>
      </w:r>
      <w:proofErr w:type="gramEnd"/>
      <w:r>
        <w:rPr>
          <w:rFonts w:asciiTheme="minorHAnsi" w:hAnsiTheme="minorHAnsi" w:cstheme="minorHAnsi"/>
        </w:rPr>
        <w:t xml:space="preserve"> approximately 80 PEDS and 20 PCPs</w:t>
      </w:r>
    </w:p>
    <w:p w14:paraId="4010280D" w14:textId="482B376A" w:rsidR="00BD419B" w:rsidRPr="00BD419B" w:rsidRDefault="00BD419B" w:rsidP="00443CAC">
      <w:pPr>
        <w:pStyle w:val="ListParagraph"/>
        <w:widowControl w:val="0"/>
        <w:numPr>
          <w:ilvl w:val="0"/>
          <w:numId w:val="3"/>
        </w:numPr>
        <w:tabs>
          <w:tab w:val="num" w:pos="540"/>
        </w:tabs>
        <w:rPr>
          <w:rFonts w:asciiTheme="minorHAnsi" w:hAnsiTheme="minorHAnsi" w:cstheme="minorHAnsi"/>
          <w:b/>
          <w:bCs/>
        </w:rPr>
      </w:pPr>
      <w:r>
        <w:rPr>
          <w:rFonts w:asciiTheme="minorHAnsi" w:hAnsiTheme="minorHAnsi" w:cstheme="minorHAnsi"/>
        </w:rPr>
        <w:t>The survey length with be 25 minutes</w:t>
      </w:r>
    </w:p>
    <w:p w14:paraId="556E46CF" w14:textId="3EA14F9C" w:rsidR="00BD419B" w:rsidRPr="00443CAC" w:rsidRDefault="00BD419B" w:rsidP="00443CAC">
      <w:pPr>
        <w:pStyle w:val="ListParagraph"/>
        <w:widowControl w:val="0"/>
        <w:numPr>
          <w:ilvl w:val="0"/>
          <w:numId w:val="3"/>
        </w:numPr>
        <w:tabs>
          <w:tab w:val="num" w:pos="540"/>
        </w:tabs>
        <w:rPr>
          <w:rFonts w:asciiTheme="minorHAnsi" w:hAnsiTheme="minorHAnsi" w:cstheme="minorHAnsi"/>
          <w:b/>
          <w:bCs/>
        </w:rPr>
      </w:pPr>
      <w:r>
        <w:rPr>
          <w:rFonts w:asciiTheme="minorHAnsi" w:hAnsiTheme="minorHAnsi" w:cstheme="minorHAnsi"/>
        </w:rPr>
        <w:t>Recruitment will be sourced from the Pfizer’s HCP Target List</w:t>
      </w:r>
    </w:p>
    <w:p w14:paraId="6D3496D6" w14:textId="14BB4136" w:rsidR="00443CAC" w:rsidRPr="00BD419B" w:rsidRDefault="00443CAC" w:rsidP="00443CAC">
      <w:pPr>
        <w:pStyle w:val="ListParagraph"/>
        <w:widowControl w:val="0"/>
        <w:numPr>
          <w:ilvl w:val="0"/>
          <w:numId w:val="3"/>
        </w:numPr>
        <w:tabs>
          <w:tab w:val="num" w:pos="540"/>
        </w:tabs>
        <w:rPr>
          <w:rFonts w:asciiTheme="minorHAnsi" w:hAnsiTheme="minorHAnsi" w:cstheme="minorHAnsi"/>
          <w:b/>
          <w:bCs/>
        </w:rPr>
      </w:pPr>
      <w:r>
        <w:rPr>
          <w:rFonts w:asciiTheme="minorHAnsi" w:hAnsiTheme="minorHAnsi" w:cstheme="minorHAnsi"/>
        </w:rPr>
        <w:t xml:space="preserve">This wave will be a zero-cost pilot </w:t>
      </w:r>
      <w:r w:rsidR="00BD419B">
        <w:rPr>
          <w:rFonts w:asciiTheme="minorHAnsi" w:hAnsiTheme="minorHAnsi" w:cstheme="minorHAnsi"/>
        </w:rPr>
        <w:t>wave,</w:t>
      </w:r>
      <w:r>
        <w:rPr>
          <w:rFonts w:asciiTheme="minorHAnsi" w:hAnsiTheme="minorHAnsi" w:cstheme="minorHAnsi"/>
        </w:rPr>
        <w:t xml:space="preserve"> at no cost to Pfizer </w:t>
      </w:r>
    </w:p>
    <w:p w14:paraId="501B5EB1" w14:textId="77777777" w:rsidR="00BD419B" w:rsidRDefault="00BD419B" w:rsidP="00BD419B">
      <w:pPr>
        <w:widowControl w:val="0"/>
        <w:tabs>
          <w:tab w:val="num" w:pos="540"/>
        </w:tabs>
        <w:rPr>
          <w:rFonts w:asciiTheme="minorHAnsi" w:hAnsiTheme="minorHAnsi" w:cstheme="minorHAnsi"/>
          <w:b/>
          <w:bCs/>
        </w:rPr>
      </w:pPr>
    </w:p>
    <w:p w14:paraId="05F691CC" w14:textId="6262689B" w:rsidR="00BD419B" w:rsidRDefault="00BD419B" w:rsidP="00BD419B">
      <w:pPr>
        <w:widowControl w:val="0"/>
        <w:tabs>
          <w:tab w:val="num" w:pos="540"/>
        </w:tabs>
        <w:rPr>
          <w:rFonts w:asciiTheme="minorHAnsi" w:hAnsiTheme="minorHAnsi" w:cstheme="minorHAnsi"/>
          <w:b/>
          <w:bCs/>
        </w:rPr>
      </w:pPr>
      <w:r>
        <w:rPr>
          <w:rFonts w:asciiTheme="minorHAnsi" w:hAnsiTheme="minorHAnsi" w:cstheme="minorHAnsi"/>
          <w:b/>
          <w:bCs/>
        </w:rPr>
        <w:t>The key objectives include</w:t>
      </w:r>
      <w:r w:rsidR="00BD6314">
        <w:rPr>
          <w:rFonts w:asciiTheme="minorHAnsi" w:hAnsiTheme="minorHAnsi" w:cstheme="minorHAnsi"/>
          <w:b/>
          <w:bCs/>
        </w:rPr>
        <w:t xml:space="preserve"> but are not limited to</w:t>
      </w:r>
      <w:r>
        <w:rPr>
          <w:rFonts w:asciiTheme="minorHAnsi" w:hAnsiTheme="minorHAnsi" w:cstheme="minorHAnsi"/>
          <w:b/>
          <w:bCs/>
        </w:rPr>
        <w:t>:</w:t>
      </w:r>
    </w:p>
    <w:p w14:paraId="078C5D7F" w14:textId="1F297230" w:rsidR="00BD419B" w:rsidRDefault="00BD419B" w:rsidP="00BD419B">
      <w:pPr>
        <w:pStyle w:val="ListParagraph"/>
        <w:widowControl w:val="0"/>
        <w:numPr>
          <w:ilvl w:val="0"/>
          <w:numId w:val="3"/>
        </w:numPr>
        <w:tabs>
          <w:tab w:val="num" w:pos="540"/>
        </w:tabs>
        <w:rPr>
          <w:rFonts w:asciiTheme="minorHAnsi" w:hAnsiTheme="minorHAnsi" w:cstheme="minorHAnsi"/>
        </w:rPr>
      </w:pPr>
      <w:r w:rsidRPr="00BD419B">
        <w:rPr>
          <w:rFonts w:asciiTheme="minorHAnsi" w:hAnsiTheme="minorHAnsi" w:cstheme="minorHAnsi"/>
        </w:rPr>
        <w:t>Assess disease knowledge</w:t>
      </w:r>
      <w:r>
        <w:rPr>
          <w:rFonts w:asciiTheme="minorHAnsi" w:hAnsiTheme="minorHAnsi" w:cstheme="minorHAnsi"/>
        </w:rPr>
        <w:t xml:space="preserve">, knowledge of CDC recommendations, and </w:t>
      </w:r>
      <w:r w:rsidRPr="00BD419B">
        <w:rPr>
          <w:rFonts w:asciiTheme="minorHAnsi" w:hAnsiTheme="minorHAnsi" w:cstheme="minorHAnsi"/>
        </w:rPr>
        <w:t>beliefs around</w:t>
      </w:r>
      <w:r>
        <w:rPr>
          <w:rFonts w:asciiTheme="minorHAnsi" w:hAnsiTheme="minorHAnsi" w:cstheme="minorHAnsi"/>
        </w:rPr>
        <w:t xml:space="preserve"> the</w:t>
      </w:r>
      <w:r w:rsidRPr="00BD419B">
        <w:rPr>
          <w:rFonts w:asciiTheme="minorHAnsi" w:hAnsiTheme="minorHAnsi" w:cstheme="minorHAnsi"/>
        </w:rPr>
        <w:t xml:space="preserve"> importance of discussing mening</w:t>
      </w:r>
      <w:r>
        <w:rPr>
          <w:rFonts w:asciiTheme="minorHAnsi" w:hAnsiTheme="minorHAnsi" w:cstheme="minorHAnsi"/>
        </w:rPr>
        <w:t xml:space="preserve">ococcal </w:t>
      </w:r>
      <w:r w:rsidRPr="00BD419B">
        <w:rPr>
          <w:rFonts w:asciiTheme="minorHAnsi" w:hAnsiTheme="minorHAnsi" w:cstheme="minorHAnsi"/>
        </w:rPr>
        <w:t>disease with patients</w:t>
      </w:r>
    </w:p>
    <w:p w14:paraId="3E18A56E" w14:textId="25CF3AD4" w:rsidR="00BD419B" w:rsidRDefault="00BD419B" w:rsidP="00BD419B">
      <w:pPr>
        <w:pStyle w:val="ListParagraph"/>
        <w:widowControl w:val="0"/>
        <w:numPr>
          <w:ilvl w:val="0"/>
          <w:numId w:val="3"/>
        </w:numPr>
        <w:tabs>
          <w:tab w:val="num" w:pos="540"/>
        </w:tabs>
        <w:rPr>
          <w:rFonts w:asciiTheme="minorHAnsi" w:hAnsiTheme="minorHAnsi" w:cstheme="minorHAnsi"/>
        </w:rPr>
      </w:pPr>
      <w:r>
        <w:rPr>
          <w:rFonts w:asciiTheme="minorHAnsi" w:hAnsiTheme="minorHAnsi" w:cstheme="minorHAnsi"/>
        </w:rPr>
        <w:t xml:space="preserve">Assess awareness of approved </w:t>
      </w:r>
      <w:del w:id="46" w:author="Gonzalez, Gabriela L" w:date="2026-01-15T20:07:00Z" w16du:dateUtc="2026-01-16T02:07:00Z">
        <w:r w:rsidDel="00A73237">
          <w:rPr>
            <w:rFonts w:asciiTheme="minorHAnsi" w:hAnsiTheme="minorHAnsi" w:cstheme="minorHAnsi"/>
          </w:rPr>
          <w:delText xml:space="preserve">and in-development </w:delText>
        </w:r>
      </w:del>
      <w:r>
        <w:rPr>
          <w:rFonts w:asciiTheme="minorHAnsi" w:hAnsiTheme="minorHAnsi" w:cstheme="minorHAnsi"/>
        </w:rPr>
        <w:t>vaccines; quantify stocking of various vaccine brands</w:t>
      </w:r>
    </w:p>
    <w:p w14:paraId="0A2AB87D" w14:textId="2E843B4C" w:rsidR="00BD419B" w:rsidRDefault="00BD419B" w:rsidP="00BD419B">
      <w:pPr>
        <w:pStyle w:val="ListParagraph"/>
        <w:widowControl w:val="0"/>
        <w:numPr>
          <w:ilvl w:val="0"/>
          <w:numId w:val="3"/>
        </w:numPr>
        <w:tabs>
          <w:tab w:val="num" w:pos="540"/>
        </w:tabs>
        <w:rPr>
          <w:rFonts w:asciiTheme="minorHAnsi" w:hAnsiTheme="minorHAnsi" w:cstheme="minorHAnsi"/>
        </w:rPr>
      </w:pPr>
      <w:r>
        <w:rPr>
          <w:rFonts w:asciiTheme="minorHAnsi" w:hAnsiTheme="minorHAnsi" w:cstheme="minorHAnsi"/>
        </w:rPr>
        <w:t>Quantify recommendation rates by brand</w:t>
      </w:r>
      <w:r w:rsidR="00BD6314">
        <w:rPr>
          <w:rFonts w:asciiTheme="minorHAnsi" w:hAnsiTheme="minorHAnsi" w:cstheme="minorHAnsi"/>
        </w:rPr>
        <w:t xml:space="preserve"> </w:t>
      </w:r>
      <w:r>
        <w:rPr>
          <w:rFonts w:asciiTheme="minorHAnsi" w:hAnsiTheme="minorHAnsi" w:cstheme="minorHAnsi"/>
        </w:rPr>
        <w:t>/</w:t>
      </w:r>
      <w:r w:rsidR="00BD6314">
        <w:rPr>
          <w:rFonts w:asciiTheme="minorHAnsi" w:hAnsiTheme="minorHAnsi" w:cstheme="minorHAnsi"/>
        </w:rPr>
        <w:t xml:space="preserve"> </w:t>
      </w:r>
      <w:r>
        <w:rPr>
          <w:rFonts w:asciiTheme="minorHAnsi" w:hAnsiTheme="minorHAnsi" w:cstheme="minorHAnsi"/>
        </w:rPr>
        <w:t xml:space="preserve">type and </w:t>
      </w:r>
      <w:r w:rsidR="00BD6314">
        <w:rPr>
          <w:rFonts w:asciiTheme="minorHAnsi" w:hAnsiTheme="minorHAnsi" w:cstheme="minorHAnsi"/>
        </w:rPr>
        <w:t xml:space="preserve">approximate </w:t>
      </w:r>
      <w:r>
        <w:rPr>
          <w:rFonts w:asciiTheme="minorHAnsi" w:hAnsiTheme="minorHAnsi" w:cstheme="minorHAnsi"/>
        </w:rPr>
        <w:t>acceptance rates</w:t>
      </w:r>
    </w:p>
    <w:p w14:paraId="0529CAD8" w14:textId="4680500A" w:rsidR="00BD419B" w:rsidRDefault="00BD419B" w:rsidP="00BD419B">
      <w:pPr>
        <w:pStyle w:val="ListParagraph"/>
        <w:widowControl w:val="0"/>
        <w:numPr>
          <w:ilvl w:val="0"/>
          <w:numId w:val="3"/>
        </w:numPr>
        <w:tabs>
          <w:tab w:val="num" w:pos="540"/>
        </w:tabs>
        <w:rPr>
          <w:rFonts w:asciiTheme="minorHAnsi" w:hAnsiTheme="minorHAnsi" w:cstheme="minorHAnsi"/>
        </w:rPr>
      </w:pPr>
      <w:r>
        <w:rPr>
          <w:rFonts w:asciiTheme="minorHAnsi" w:hAnsiTheme="minorHAnsi" w:cstheme="minorHAnsi"/>
        </w:rPr>
        <w:t>Provide feedback on branded information / TPP for Penbraya including stocking likelihood and recommendation likelihood</w:t>
      </w:r>
    </w:p>
    <w:p w14:paraId="57348ECD" w14:textId="34609D49" w:rsidR="00BD419B" w:rsidRDefault="00BD419B" w:rsidP="00BD419B">
      <w:pPr>
        <w:pStyle w:val="ListParagraph"/>
        <w:widowControl w:val="0"/>
        <w:numPr>
          <w:ilvl w:val="0"/>
          <w:numId w:val="3"/>
        </w:numPr>
        <w:tabs>
          <w:tab w:val="num" w:pos="540"/>
        </w:tabs>
        <w:rPr>
          <w:rFonts w:asciiTheme="minorHAnsi" w:hAnsiTheme="minorHAnsi" w:cstheme="minorHAnsi"/>
        </w:rPr>
      </w:pPr>
      <w:r>
        <w:rPr>
          <w:rFonts w:asciiTheme="minorHAnsi" w:hAnsiTheme="minorHAnsi" w:cstheme="minorHAnsi"/>
        </w:rPr>
        <w:t>Assess perceptions around vaccine advantages or disadvantages by brand and type</w:t>
      </w:r>
    </w:p>
    <w:p w14:paraId="11C43EFE" w14:textId="2B2D6BD6" w:rsidR="00BD419B" w:rsidRDefault="00BD6314" w:rsidP="00BD419B">
      <w:pPr>
        <w:pStyle w:val="ListParagraph"/>
        <w:widowControl w:val="0"/>
        <w:numPr>
          <w:ilvl w:val="0"/>
          <w:numId w:val="3"/>
        </w:numPr>
        <w:tabs>
          <w:tab w:val="num" w:pos="540"/>
        </w:tabs>
        <w:rPr>
          <w:rFonts w:asciiTheme="minorHAnsi" w:hAnsiTheme="minorHAnsi" w:cstheme="minorHAnsi"/>
        </w:rPr>
      </w:pPr>
      <w:r>
        <w:rPr>
          <w:rFonts w:asciiTheme="minorHAnsi" w:hAnsiTheme="minorHAnsi" w:cstheme="minorHAnsi"/>
        </w:rPr>
        <w:t>Assess drivers and barriers to vaccine recommendations</w:t>
      </w:r>
    </w:p>
    <w:p w14:paraId="54E8B929" w14:textId="77777777" w:rsidR="00BD6314" w:rsidRDefault="00BD6314">
      <w:pPr>
        <w:spacing w:after="160" w:line="278" w:lineRule="auto"/>
        <w:rPr>
          <w:rFonts w:asciiTheme="minorHAnsi" w:eastAsiaTheme="majorEastAsia" w:hAnsiTheme="minorHAnsi" w:cstheme="minorHAnsi"/>
          <w:color w:val="FFFFFF" w:themeColor="background1"/>
          <w:sz w:val="40"/>
          <w:szCs w:val="40"/>
        </w:rPr>
      </w:pPr>
      <w:bookmarkStart w:id="47" w:name="_Toc227573338"/>
      <w:r>
        <w:rPr>
          <w:rFonts w:asciiTheme="minorHAnsi" w:hAnsiTheme="minorHAnsi" w:cstheme="minorHAnsi"/>
          <w:color w:val="FFFFFF" w:themeColor="background1"/>
        </w:rPr>
        <w:br w:type="page"/>
      </w:r>
    </w:p>
    <w:p w14:paraId="0CFC5020" w14:textId="7453FB9D"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color w:val="FFFFFF" w:themeColor="background1"/>
        </w:rPr>
      </w:pPr>
      <w:r w:rsidRPr="00740D50">
        <w:rPr>
          <w:rFonts w:asciiTheme="minorHAnsi" w:hAnsiTheme="minorHAnsi" w:cstheme="minorHAnsi"/>
          <w:color w:val="FFFFFF" w:themeColor="background1"/>
        </w:rPr>
        <w:lastRenderedPageBreak/>
        <w:t>Requirements</w:t>
      </w:r>
    </w:p>
    <w:bookmarkEnd w:id="47"/>
    <w:p w14:paraId="1357E8CE" w14:textId="77777777" w:rsidR="00BD6314" w:rsidRPr="00BD6314" w:rsidRDefault="00BD6314" w:rsidP="00BD6314">
      <w:pPr>
        <w:tabs>
          <w:tab w:val="left" w:pos="360"/>
        </w:tabs>
        <w:ind w:left="72" w:firstLine="288"/>
        <w:rPr>
          <w:rFonts w:asciiTheme="minorHAnsi" w:hAnsiTheme="minorHAnsi" w:cstheme="minorHAnsi"/>
          <w:b/>
          <w:bCs/>
        </w:rPr>
      </w:pPr>
      <w:r w:rsidRPr="00BD6314">
        <w:rPr>
          <w:rFonts w:asciiTheme="minorHAnsi" w:hAnsiTheme="minorHAnsi" w:cstheme="minorHAnsi"/>
          <w:b/>
          <w:bCs/>
        </w:rPr>
        <w:t>Pfizer</w:t>
      </w:r>
    </w:p>
    <w:p w14:paraId="2224E6DF" w14:textId="7CCC6A11" w:rsidR="00BD6314" w:rsidRPr="00BD6314" w:rsidRDefault="00BD6314" w:rsidP="00BD6314">
      <w:pPr>
        <w:pStyle w:val="ListParagraph"/>
        <w:numPr>
          <w:ilvl w:val="0"/>
          <w:numId w:val="4"/>
        </w:numPr>
        <w:tabs>
          <w:tab w:val="left" w:pos="360"/>
        </w:tabs>
        <w:rPr>
          <w:rFonts w:asciiTheme="minorHAnsi" w:hAnsiTheme="minorHAnsi" w:cstheme="minorHAnsi"/>
        </w:rPr>
      </w:pPr>
      <w:r w:rsidRPr="00BD6314">
        <w:rPr>
          <w:rFonts w:asciiTheme="minorHAnsi" w:hAnsiTheme="minorHAnsi" w:cstheme="minorHAnsi"/>
        </w:rPr>
        <w:t>Review and approve study design, deliverables, and timelines</w:t>
      </w:r>
    </w:p>
    <w:p w14:paraId="7D00A7B6" w14:textId="08BE04D7" w:rsidR="00BD6314" w:rsidRPr="00BD6314" w:rsidRDefault="00BD6314" w:rsidP="00BD6314">
      <w:pPr>
        <w:pStyle w:val="ListParagraph"/>
        <w:numPr>
          <w:ilvl w:val="0"/>
          <w:numId w:val="4"/>
        </w:numPr>
        <w:tabs>
          <w:tab w:val="left" w:pos="360"/>
        </w:tabs>
        <w:rPr>
          <w:rFonts w:asciiTheme="minorHAnsi" w:hAnsiTheme="minorHAnsi" w:cstheme="minorHAnsi"/>
        </w:rPr>
      </w:pPr>
      <w:r w:rsidRPr="00BD6314">
        <w:rPr>
          <w:rFonts w:asciiTheme="minorHAnsi" w:hAnsiTheme="minorHAnsi" w:cstheme="minorHAnsi"/>
        </w:rPr>
        <w:t>Support timely communication and alignment with key stakeholders</w:t>
      </w:r>
    </w:p>
    <w:p w14:paraId="1BE8EDDC" w14:textId="746CB08D" w:rsidR="00740D50" w:rsidRPr="00BD6314" w:rsidRDefault="00BD6314" w:rsidP="00BD6314">
      <w:pPr>
        <w:pStyle w:val="ListParagraph"/>
        <w:numPr>
          <w:ilvl w:val="0"/>
          <w:numId w:val="4"/>
        </w:numPr>
        <w:tabs>
          <w:tab w:val="left" w:pos="360"/>
        </w:tabs>
        <w:rPr>
          <w:rFonts w:asciiTheme="minorHAnsi" w:hAnsiTheme="minorHAnsi" w:cstheme="minorHAnsi"/>
        </w:rPr>
      </w:pPr>
      <w:r w:rsidRPr="00BD6314">
        <w:rPr>
          <w:rFonts w:asciiTheme="minorHAnsi" w:hAnsiTheme="minorHAnsi" w:cstheme="minorHAnsi"/>
        </w:rPr>
        <w:t>Facilitate coordination for feedback on reports</w:t>
      </w:r>
    </w:p>
    <w:p w14:paraId="51F9BEB4" w14:textId="77777777" w:rsidR="00740D50" w:rsidRPr="00CA4B88" w:rsidRDefault="00740D50" w:rsidP="00740D50">
      <w:pPr>
        <w:tabs>
          <w:tab w:val="left" w:pos="360"/>
        </w:tabs>
        <w:ind w:left="72" w:firstLine="288"/>
        <w:rPr>
          <w:rFonts w:asciiTheme="minorHAnsi" w:hAnsiTheme="minorHAnsi" w:cstheme="minorHAnsi"/>
          <w:color w:val="0000FF"/>
        </w:rPr>
      </w:pPr>
    </w:p>
    <w:p w14:paraId="7515D88D"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color w:val="FFFFFF" w:themeColor="background1"/>
        </w:rPr>
      </w:pPr>
      <w:r w:rsidRPr="00740D50">
        <w:rPr>
          <w:rFonts w:asciiTheme="minorHAnsi" w:hAnsiTheme="minorHAnsi" w:cstheme="minorHAnsi"/>
          <w:color w:val="FFFFFF" w:themeColor="background1"/>
        </w:rPr>
        <w:t>Deliverables or Milestones</w:t>
      </w:r>
    </w:p>
    <w:p w14:paraId="3EE7F242" w14:textId="77777777" w:rsidR="00740D50" w:rsidRPr="00CA4B88" w:rsidRDefault="00740D50" w:rsidP="00BD6314">
      <w:pPr>
        <w:pStyle w:val="BodyText2"/>
        <w:tabs>
          <w:tab w:val="num" w:pos="540"/>
        </w:tabs>
        <w:ind w:left="0"/>
        <w:rPr>
          <w:rFonts w:asciiTheme="minorHAnsi" w:hAnsiTheme="minorHAnsi" w:cstheme="minorHAnsi"/>
          <w:color w:val="0000FF"/>
          <w:lang w:val="en-US"/>
        </w:rPr>
      </w:pPr>
    </w:p>
    <w:tbl>
      <w:tblPr>
        <w:tblW w:w="879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97"/>
        <w:gridCol w:w="2363"/>
        <w:gridCol w:w="3037"/>
      </w:tblGrid>
      <w:tr w:rsidR="00BD6314" w:rsidRPr="00CA4B88" w14:paraId="4C1DA2CB" w14:textId="77777777" w:rsidTr="00BD6314">
        <w:trPr>
          <w:trHeight w:val="688"/>
        </w:trPr>
        <w:tc>
          <w:tcPr>
            <w:tcW w:w="3397" w:type="dxa"/>
            <w:shd w:val="clear" w:color="auto" w:fill="000080"/>
          </w:tcPr>
          <w:p w14:paraId="63459FCC" w14:textId="77777777" w:rsidR="00BD6314" w:rsidRPr="00CA4B88" w:rsidRDefault="00BD6314" w:rsidP="00D47F85">
            <w:pPr>
              <w:jc w:val="center"/>
              <w:rPr>
                <w:rFonts w:asciiTheme="minorHAnsi" w:hAnsiTheme="minorHAnsi" w:cstheme="minorHAnsi"/>
                <w:b/>
                <w:color w:val="FFFFFF"/>
                <w:sz w:val="20"/>
              </w:rPr>
            </w:pPr>
            <w:r w:rsidRPr="00CA4B88">
              <w:rPr>
                <w:rFonts w:asciiTheme="minorHAnsi" w:hAnsiTheme="minorHAnsi" w:cstheme="minorHAnsi"/>
                <w:b/>
                <w:color w:val="FFFFFF"/>
                <w:sz w:val="20"/>
              </w:rPr>
              <w:t>Project Phase</w:t>
            </w:r>
          </w:p>
        </w:tc>
        <w:tc>
          <w:tcPr>
            <w:tcW w:w="2363" w:type="dxa"/>
            <w:shd w:val="clear" w:color="auto" w:fill="000080"/>
          </w:tcPr>
          <w:p w14:paraId="01103C71" w14:textId="77777777" w:rsidR="00BD6314" w:rsidRPr="00CA4B88" w:rsidRDefault="00BD6314" w:rsidP="00D47F85">
            <w:pPr>
              <w:jc w:val="center"/>
              <w:rPr>
                <w:rFonts w:asciiTheme="minorHAnsi" w:hAnsiTheme="minorHAnsi" w:cstheme="minorHAnsi"/>
                <w:b/>
                <w:color w:val="FFFFFF"/>
                <w:sz w:val="20"/>
              </w:rPr>
            </w:pPr>
            <w:r w:rsidRPr="00CA4B88">
              <w:rPr>
                <w:rFonts w:asciiTheme="minorHAnsi" w:hAnsiTheme="minorHAnsi" w:cstheme="minorHAnsi"/>
                <w:b/>
                <w:color w:val="FFFFFF"/>
                <w:sz w:val="20"/>
              </w:rPr>
              <w:t>Key Milestone/Deliverable</w:t>
            </w:r>
          </w:p>
        </w:tc>
        <w:tc>
          <w:tcPr>
            <w:tcW w:w="3037" w:type="dxa"/>
            <w:shd w:val="clear" w:color="auto" w:fill="000080"/>
          </w:tcPr>
          <w:p w14:paraId="66EB5AAB" w14:textId="77777777" w:rsidR="00BD6314" w:rsidRPr="00CA4B88" w:rsidRDefault="00BD6314" w:rsidP="00D47F85">
            <w:pPr>
              <w:jc w:val="center"/>
              <w:rPr>
                <w:rFonts w:asciiTheme="minorHAnsi" w:hAnsiTheme="minorHAnsi" w:cstheme="minorHAnsi"/>
                <w:b/>
                <w:color w:val="FFFFFF"/>
                <w:sz w:val="20"/>
              </w:rPr>
            </w:pPr>
            <w:r w:rsidRPr="00CA4B88">
              <w:rPr>
                <w:rFonts w:asciiTheme="minorHAnsi" w:hAnsiTheme="minorHAnsi" w:cstheme="minorHAnsi"/>
                <w:b/>
                <w:color w:val="FFFFFF"/>
                <w:sz w:val="20"/>
              </w:rPr>
              <w:t>Projected Completion date</w:t>
            </w:r>
          </w:p>
        </w:tc>
      </w:tr>
      <w:tr w:rsidR="00BD6314" w:rsidRPr="00CA4B88" w14:paraId="25ACE400" w14:textId="77777777" w:rsidTr="00BD6314">
        <w:trPr>
          <w:trHeight w:val="224"/>
        </w:trPr>
        <w:tc>
          <w:tcPr>
            <w:tcW w:w="3397" w:type="dxa"/>
          </w:tcPr>
          <w:p w14:paraId="27FB1446" w14:textId="16B42B77"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Kick off</w:t>
            </w:r>
          </w:p>
        </w:tc>
        <w:tc>
          <w:tcPr>
            <w:tcW w:w="2363" w:type="dxa"/>
          </w:tcPr>
          <w:p w14:paraId="664582B1" w14:textId="71A87091"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Kick off deck</w:t>
            </w:r>
          </w:p>
        </w:tc>
        <w:tc>
          <w:tcPr>
            <w:tcW w:w="3037" w:type="dxa"/>
          </w:tcPr>
          <w:p w14:paraId="13B3A229" w14:textId="6033E1B7"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Jan 23</w:t>
            </w:r>
          </w:p>
        </w:tc>
      </w:tr>
      <w:tr w:rsidR="00BD6314" w:rsidRPr="00CA4B88" w14:paraId="2F0CBF54" w14:textId="77777777" w:rsidTr="00BD6314">
        <w:trPr>
          <w:trHeight w:val="224"/>
        </w:trPr>
        <w:tc>
          <w:tcPr>
            <w:tcW w:w="3397" w:type="dxa"/>
          </w:tcPr>
          <w:p w14:paraId="74B3A691" w14:textId="0F054071"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Initiate fielding</w:t>
            </w:r>
          </w:p>
        </w:tc>
        <w:tc>
          <w:tcPr>
            <w:tcW w:w="2363" w:type="dxa"/>
          </w:tcPr>
          <w:p w14:paraId="2B0A0F53" w14:textId="77777777" w:rsidR="00BD6314" w:rsidRPr="00BD6314" w:rsidRDefault="00BD6314" w:rsidP="00D47F85">
            <w:pPr>
              <w:rPr>
                <w:rFonts w:asciiTheme="minorHAnsi" w:hAnsiTheme="minorHAnsi" w:cstheme="minorHAnsi"/>
                <w:szCs w:val="24"/>
              </w:rPr>
            </w:pPr>
          </w:p>
        </w:tc>
        <w:tc>
          <w:tcPr>
            <w:tcW w:w="3037" w:type="dxa"/>
          </w:tcPr>
          <w:p w14:paraId="3BFAA65D" w14:textId="15D4D8C4"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Jan 26</w:t>
            </w:r>
          </w:p>
        </w:tc>
      </w:tr>
      <w:tr w:rsidR="00BD6314" w:rsidRPr="00CA4B88" w14:paraId="06AED1F2" w14:textId="77777777" w:rsidTr="00BD6314">
        <w:trPr>
          <w:trHeight w:val="224"/>
        </w:trPr>
        <w:tc>
          <w:tcPr>
            <w:tcW w:w="3397" w:type="dxa"/>
          </w:tcPr>
          <w:p w14:paraId="1714BAC8" w14:textId="0AD46D34"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Close fielding</w:t>
            </w:r>
          </w:p>
        </w:tc>
        <w:tc>
          <w:tcPr>
            <w:tcW w:w="2363" w:type="dxa"/>
          </w:tcPr>
          <w:p w14:paraId="114E4627" w14:textId="77777777" w:rsidR="00BD6314" w:rsidRPr="00BD6314" w:rsidRDefault="00BD6314" w:rsidP="00D47F85">
            <w:pPr>
              <w:rPr>
                <w:rFonts w:asciiTheme="minorHAnsi" w:hAnsiTheme="minorHAnsi" w:cstheme="minorHAnsi"/>
                <w:szCs w:val="24"/>
              </w:rPr>
            </w:pPr>
          </w:p>
        </w:tc>
        <w:tc>
          <w:tcPr>
            <w:tcW w:w="3037" w:type="dxa"/>
          </w:tcPr>
          <w:p w14:paraId="02E60231" w14:textId="4C5DBC1C"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Feb 27</w:t>
            </w:r>
          </w:p>
        </w:tc>
      </w:tr>
      <w:tr w:rsidR="00BD6314" w:rsidRPr="00CA4B88" w14:paraId="20505D07" w14:textId="77777777" w:rsidTr="00BD6314">
        <w:trPr>
          <w:trHeight w:val="224"/>
        </w:trPr>
        <w:tc>
          <w:tcPr>
            <w:tcW w:w="3397" w:type="dxa"/>
          </w:tcPr>
          <w:p w14:paraId="228AEA76" w14:textId="7D0C2D8B"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Small group review of results</w:t>
            </w:r>
          </w:p>
        </w:tc>
        <w:tc>
          <w:tcPr>
            <w:tcW w:w="2363" w:type="dxa"/>
          </w:tcPr>
          <w:p w14:paraId="4651798C" w14:textId="4FA43A2F"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Topline report</w:t>
            </w:r>
          </w:p>
        </w:tc>
        <w:tc>
          <w:tcPr>
            <w:tcW w:w="3037" w:type="dxa"/>
          </w:tcPr>
          <w:p w14:paraId="3EB0D10B" w14:textId="6FEA9BA4"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Mar 10</w:t>
            </w:r>
          </w:p>
        </w:tc>
      </w:tr>
      <w:tr w:rsidR="00BD6314" w:rsidRPr="00CA4B88" w14:paraId="25367E22" w14:textId="77777777" w:rsidTr="00BD6314">
        <w:trPr>
          <w:trHeight w:val="224"/>
        </w:trPr>
        <w:tc>
          <w:tcPr>
            <w:tcW w:w="3397" w:type="dxa"/>
          </w:tcPr>
          <w:p w14:paraId="7CF5C08C" w14:textId="4C731EF5"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Full readout</w:t>
            </w:r>
          </w:p>
        </w:tc>
        <w:tc>
          <w:tcPr>
            <w:tcW w:w="2363" w:type="dxa"/>
          </w:tcPr>
          <w:p w14:paraId="7AE8B9DC" w14:textId="7DC26517"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Full report</w:t>
            </w:r>
          </w:p>
        </w:tc>
        <w:tc>
          <w:tcPr>
            <w:tcW w:w="3037" w:type="dxa"/>
          </w:tcPr>
          <w:p w14:paraId="4D2F28A1" w14:textId="3CC55D7C" w:rsidR="00BD6314" w:rsidRPr="00BD6314" w:rsidRDefault="00BD6314" w:rsidP="00D47F85">
            <w:pPr>
              <w:rPr>
                <w:rFonts w:asciiTheme="minorHAnsi" w:hAnsiTheme="minorHAnsi" w:cstheme="minorHAnsi"/>
                <w:szCs w:val="24"/>
              </w:rPr>
            </w:pPr>
            <w:r w:rsidRPr="00BD6314">
              <w:rPr>
                <w:rFonts w:asciiTheme="minorHAnsi" w:hAnsiTheme="minorHAnsi" w:cstheme="minorHAnsi"/>
                <w:szCs w:val="24"/>
              </w:rPr>
              <w:t>Mar 13</w:t>
            </w:r>
          </w:p>
        </w:tc>
      </w:tr>
    </w:tbl>
    <w:p w14:paraId="7BB8E1D7" w14:textId="77777777" w:rsidR="00740D50" w:rsidRPr="00CA4B88" w:rsidRDefault="00740D50" w:rsidP="00740D50">
      <w:pPr>
        <w:tabs>
          <w:tab w:val="left" w:pos="360"/>
        </w:tabs>
        <w:ind w:left="72" w:firstLine="288"/>
        <w:rPr>
          <w:rFonts w:asciiTheme="minorHAnsi" w:hAnsiTheme="minorHAnsi" w:cstheme="minorHAnsi"/>
          <w:color w:val="0000FF"/>
        </w:rPr>
      </w:pPr>
    </w:p>
    <w:p w14:paraId="7EBCE665" w14:textId="77777777" w:rsidR="00740D50" w:rsidRPr="00CA4B88" w:rsidRDefault="00740D50" w:rsidP="00740D50">
      <w:pPr>
        <w:tabs>
          <w:tab w:val="left" w:pos="360"/>
        </w:tabs>
        <w:ind w:left="72" w:firstLine="288"/>
        <w:rPr>
          <w:rFonts w:asciiTheme="minorHAnsi" w:hAnsiTheme="minorHAnsi" w:cstheme="minorHAnsi"/>
          <w:color w:val="0000FF"/>
        </w:rPr>
      </w:pPr>
    </w:p>
    <w:p w14:paraId="2FDFA31C"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color w:val="FFFFFF" w:themeColor="background1"/>
        </w:rPr>
      </w:pPr>
      <w:r w:rsidRPr="00740D50">
        <w:rPr>
          <w:rFonts w:asciiTheme="minorHAnsi" w:hAnsiTheme="minorHAnsi" w:cstheme="minorHAnsi"/>
          <w:color w:val="FFFFFF" w:themeColor="background1"/>
        </w:rPr>
        <w:t>Quality and Acceptance Criteria</w:t>
      </w:r>
    </w:p>
    <w:p w14:paraId="1FEA5CA8" w14:textId="77777777" w:rsidR="00740D50" w:rsidRPr="00CA4B88" w:rsidRDefault="00740D50" w:rsidP="00740D50">
      <w:pPr>
        <w:ind w:left="432" w:firstLine="108"/>
        <w:rPr>
          <w:rFonts w:asciiTheme="minorHAnsi" w:hAnsiTheme="minorHAnsi" w:cstheme="minorHAnsi"/>
          <w:color w:val="0000FF"/>
        </w:rPr>
      </w:pPr>
    </w:p>
    <w:tbl>
      <w:tblPr>
        <w:tblW w:w="918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9"/>
        <w:gridCol w:w="4145"/>
        <w:gridCol w:w="2416"/>
      </w:tblGrid>
      <w:tr w:rsidR="00BD6314" w:rsidRPr="00CA4B88" w14:paraId="7633B15D" w14:textId="77777777" w:rsidTr="00D47F85">
        <w:trPr>
          <w:trHeight w:val="255"/>
        </w:trPr>
        <w:tc>
          <w:tcPr>
            <w:tcW w:w="2619" w:type="dxa"/>
            <w:shd w:val="clear" w:color="auto" w:fill="000080"/>
          </w:tcPr>
          <w:p w14:paraId="7CF160F6" w14:textId="6D55A004" w:rsidR="00BD6314" w:rsidRPr="00CA4B88" w:rsidRDefault="00BD6314" w:rsidP="00BD6314">
            <w:pPr>
              <w:jc w:val="center"/>
              <w:rPr>
                <w:rFonts w:asciiTheme="minorHAnsi" w:hAnsiTheme="minorHAnsi" w:cstheme="minorHAnsi"/>
                <w:b/>
                <w:color w:val="FFFFFF"/>
                <w:sz w:val="20"/>
              </w:rPr>
            </w:pPr>
            <w:r>
              <w:rPr>
                <w:b/>
                <w:bCs/>
                <w:color w:val="FFFFFF"/>
                <w:sz w:val="20"/>
              </w:rPr>
              <w:t xml:space="preserve">Indicator/Metric </w:t>
            </w:r>
          </w:p>
        </w:tc>
        <w:tc>
          <w:tcPr>
            <w:tcW w:w="4145" w:type="dxa"/>
            <w:shd w:val="clear" w:color="auto" w:fill="000080"/>
          </w:tcPr>
          <w:p w14:paraId="5321A597" w14:textId="5E86E90F" w:rsidR="00BD6314" w:rsidRPr="00CA4B88" w:rsidRDefault="00BD6314" w:rsidP="00BD6314">
            <w:pPr>
              <w:jc w:val="center"/>
              <w:rPr>
                <w:rFonts w:asciiTheme="minorHAnsi" w:hAnsiTheme="minorHAnsi" w:cstheme="minorHAnsi"/>
                <w:b/>
                <w:color w:val="FFFFFF"/>
                <w:sz w:val="20"/>
              </w:rPr>
            </w:pPr>
            <w:r>
              <w:rPr>
                <w:b/>
                <w:bCs/>
                <w:color w:val="FFFFFF"/>
                <w:sz w:val="20"/>
              </w:rPr>
              <w:t xml:space="preserve">Description of how it will be measured </w:t>
            </w:r>
          </w:p>
        </w:tc>
        <w:tc>
          <w:tcPr>
            <w:tcW w:w="2416" w:type="dxa"/>
            <w:shd w:val="clear" w:color="auto" w:fill="000080"/>
          </w:tcPr>
          <w:p w14:paraId="4CDA852B" w14:textId="58B1723B" w:rsidR="00BD6314" w:rsidRPr="00CA4B88" w:rsidRDefault="00BD6314" w:rsidP="00BD6314">
            <w:pPr>
              <w:jc w:val="center"/>
              <w:rPr>
                <w:rFonts w:asciiTheme="minorHAnsi" w:hAnsiTheme="minorHAnsi" w:cstheme="minorHAnsi"/>
                <w:b/>
                <w:color w:val="FFFFFF"/>
                <w:sz w:val="20"/>
              </w:rPr>
            </w:pPr>
            <w:r>
              <w:rPr>
                <w:b/>
                <w:bCs/>
                <w:color w:val="FFFFFF"/>
                <w:sz w:val="20"/>
              </w:rPr>
              <w:t xml:space="preserve">Frequency </w:t>
            </w:r>
          </w:p>
        </w:tc>
      </w:tr>
      <w:tr w:rsidR="00BD6314" w:rsidRPr="00CA4B88" w14:paraId="65BBA6DF" w14:textId="77777777" w:rsidTr="00D47F85">
        <w:trPr>
          <w:trHeight w:val="255"/>
        </w:trPr>
        <w:tc>
          <w:tcPr>
            <w:tcW w:w="2619" w:type="dxa"/>
          </w:tcPr>
          <w:p w14:paraId="38282875" w14:textId="2A782D1B"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Sample delivery accuracy </w:t>
            </w:r>
          </w:p>
        </w:tc>
        <w:tc>
          <w:tcPr>
            <w:tcW w:w="4145" w:type="dxa"/>
          </w:tcPr>
          <w:p w14:paraId="77A4EB17" w14:textId="5F673F52"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Number of completes vs quota set at project kick off </w:t>
            </w:r>
          </w:p>
        </w:tc>
        <w:tc>
          <w:tcPr>
            <w:tcW w:w="2416" w:type="dxa"/>
          </w:tcPr>
          <w:p w14:paraId="0CDBC25A" w14:textId="16F516D1"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End of fielding </w:t>
            </w:r>
          </w:p>
        </w:tc>
      </w:tr>
      <w:tr w:rsidR="00BD6314" w:rsidRPr="00CA4B88" w14:paraId="07DFCC42" w14:textId="77777777" w:rsidTr="00D47F85">
        <w:trPr>
          <w:trHeight w:val="255"/>
        </w:trPr>
        <w:tc>
          <w:tcPr>
            <w:tcW w:w="2619" w:type="dxa"/>
          </w:tcPr>
          <w:p w14:paraId="6AFDB158" w14:textId="5379043A"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Timeliness of deliverables </w:t>
            </w:r>
          </w:p>
        </w:tc>
        <w:tc>
          <w:tcPr>
            <w:tcW w:w="4145" w:type="dxa"/>
          </w:tcPr>
          <w:p w14:paraId="2189723C" w14:textId="29FBFCFB"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Reports delivered by agreed deadlines outlined in project timeline and or kick off deck </w:t>
            </w:r>
          </w:p>
        </w:tc>
        <w:tc>
          <w:tcPr>
            <w:tcW w:w="2416" w:type="dxa"/>
          </w:tcPr>
          <w:p w14:paraId="30F0259D" w14:textId="013AD08C"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Ongoing </w:t>
            </w:r>
          </w:p>
        </w:tc>
      </w:tr>
      <w:tr w:rsidR="00BD6314" w:rsidRPr="00CA4B88" w14:paraId="5660ADE6" w14:textId="77777777" w:rsidTr="00D47F85">
        <w:trPr>
          <w:trHeight w:val="255"/>
        </w:trPr>
        <w:tc>
          <w:tcPr>
            <w:tcW w:w="2619" w:type="dxa"/>
          </w:tcPr>
          <w:p w14:paraId="2FABB9BF" w14:textId="485F36D8"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Reporting clarity and accuracy </w:t>
            </w:r>
          </w:p>
        </w:tc>
        <w:tc>
          <w:tcPr>
            <w:tcW w:w="4145" w:type="dxa"/>
          </w:tcPr>
          <w:p w14:paraId="6A01AFF2" w14:textId="07C7C7DA"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Turnaround time and completeness of responses to Pfizer’s requests, edits, or clarification needs </w:t>
            </w:r>
          </w:p>
        </w:tc>
        <w:tc>
          <w:tcPr>
            <w:tcW w:w="2416" w:type="dxa"/>
          </w:tcPr>
          <w:p w14:paraId="5DC7D5C4" w14:textId="164AAACC" w:rsidR="00BD6314" w:rsidRPr="00BD6314" w:rsidRDefault="00BD6314" w:rsidP="00BD6314">
            <w:pPr>
              <w:rPr>
                <w:rFonts w:asciiTheme="minorHAnsi" w:hAnsiTheme="minorHAnsi" w:cstheme="minorHAnsi"/>
                <w:szCs w:val="24"/>
              </w:rPr>
            </w:pPr>
            <w:r w:rsidRPr="00BD6314">
              <w:rPr>
                <w:rFonts w:asciiTheme="minorHAnsi" w:hAnsiTheme="minorHAnsi"/>
                <w:szCs w:val="24"/>
              </w:rPr>
              <w:t xml:space="preserve">Ongoing </w:t>
            </w:r>
          </w:p>
        </w:tc>
      </w:tr>
    </w:tbl>
    <w:p w14:paraId="363FE765" w14:textId="77777777" w:rsidR="00740D50" w:rsidRPr="00CA4B88" w:rsidRDefault="00740D50" w:rsidP="00740D50">
      <w:pPr>
        <w:pStyle w:val="BodyText2"/>
        <w:tabs>
          <w:tab w:val="num" w:pos="540"/>
        </w:tabs>
        <w:ind w:left="0"/>
        <w:rPr>
          <w:rFonts w:asciiTheme="minorHAnsi" w:hAnsiTheme="minorHAnsi" w:cstheme="minorHAnsi"/>
          <w:color w:val="0000FF"/>
          <w:lang w:val="en-US"/>
        </w:rPr>
      </w:pPr>
    </w:p>
    <w:p w14:paraId="4C9CEC40"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color w:val="FFFFFF" w:themeColor="background1"/>
        </w:rPr>
      </w:pPr>
      <w:r w:rsidRPr="00740D50">
        <w:rPr>
          <w:rFonts w:asciiTheme="minorHAnsi" w:hAnsiTheme="minorHAnsi" w:cstheme="minorHAnsi"/>
          <w:color w:val="FFFFFF" w:themeColor="background1"/>
        </w:rPr>
        <w:t>Service Levels</w:t>
      </w:r>
    </w:p>
    <w:p w14:paraId="09F9E2E7" w14:textId="37F62142" w:rsidR="00740D50" w:rsidRPr="00BD6314" w:rsidRDefault="00BD6314" w:rsidP="00BD6314">
      <w:pPr>
        <w:pStyle w:val="BodyText2"/>
        <w:ind w:left="0"/>
        <w:rPr>
          <w:rFonts w:asciiTheme="minorHAnsi" w:hAnsiTheme="minorHAnsi" w:cstheme="minorHAnsi"/>
        </w:rPr>
      </w:pPr>
      <w:r w:rsidRPr="00BD6314">
        <w:rPr>
          <w:rFonts w:asciiTheme="minorHAnsi" w:hAnsiTheme="minorHAnsi" w:cstheme="minorHAnsi"/>
        </w:rPr>
        <w:t>N/A / Summarized in Scope Section</w:t>
      </w:r>
    </w:p>
    <w:p w14:paraId="52825F41" w14:textId="77777777" w:rsidR="00740D50" w:rsidRPr="00CA4B88" w:rsidRDefault="00740D50" w:rsidP="00740D50">
      <w:pPr>
        <w:pStyle w:val="BodyText2"/>
        <w:tabs>
          <w:tab w:val="num" w:pos="540"/>
        </w:tabs>
        <w:ind w:left="0"/>
        <w:rPr>
          <w:rFonts w:asciiTheme="minorHAnsi" w:hAnsiTheme="minorHAnsi" w:cstheme="minorHAnsi"/>
          <w:color w:val="0000FF"/>
          <w:lang w:val="en-US"/>
        </w:rPr>
      </w:pPr>
    </w:p>
    <w:p w14:paraId="6E8D2850"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color w:val="FFFFFF" w:themeColor="background1"/>
        </w:rPr>
      </w:pPr>
      <w:r w:rsidRPr="00740D50">
        <w:rPr>
          <w:rFonts w:asciiTheme="minorHAnsi" w:hAnsiTheme="minorHAnsi" w:cstheme="minorHAnsi"/>
          <w:color w:val="FFFFFF" w:themeColor="background1"/>
        </w:rPr>
        <w:lastRenderedPageBreak/>
        <w:t>Roles &amp; Responsibilities</w:t>
      </w:r>
    </w:p>
    <w:p w14:paraId="00947BCE" w14:textId="77777777" w:rsidR="00740D50" w:rsidRPr="00CA4B88" w:rsidRDefault="00740D50" w:rsidP="00740D50">
      <w:pPr>
        <w:widowControl w:val="0"/>
        <w:tabs>
          <w:tab w:val="num" w:pos="540"/>
        </w:tabs>
        <w:ind w:left="360"/>
        <w:rPr>
          <w:rFonts w:asciiTheme="minorHAnsi" w:hAnsiTheme="minorHAnsi" w:cstheme="minorHAnsi"/>
          <w:i/>
          <w:color w:val="0000FF"/>
        </w:rPr>
      </w:pPr>
    </w:p>
    <w:tbl>
      <w:tblPr>
        <w:tblW w:w="919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620"/>
        <w:gridCol w:w="1710"/>
        <w:gridCol w:w="1620"/>
        <w:gridCol w:w="1080"/>
        <w:gridCol w:w="900"/>
        <w:gridCol w:w="1080"/>
      </w:tblGrid>
      <w:tr w:rsidR="00740D50" w:rsidRPr="00CA4B88" w14:paraId="0D37A9EC" w14:textId="77777777" w:rsidTr="00D47F85">
        <w:trPr>
          <w:trHeight w:val="457"/>
        </w:trPr>
        <w:tc>
          <w:tcPr>
            <w:tcW w:w="1188" w:type="dxa"/>
            <w:shd w:val="clear" w:color="auto" w:fill="000080"/>
          </w:tcPr>
          <w:p w14:paraId="5B5E353F" w14:textId="77777777" w:rsidR="00740D50" w:rsidRPr="00CA4B88" w:rsidRDefault="00740D50" w:rsidP="00D47F85">
            <w:pPr>
              <w:tabs>
                <w:tab w:val="num" w:pos="540"/>
              </w:tabs>
              <w:jc w:val="center"/>
              <w:rPr>
                <w:rFonts w:asciiTheme="minorHAnsi" w:hAnsiTheme="minorHAnsi" w:cstheme="minorHAnsi"/>
                <w:b/>
                <w:color w:val="FFFFFF"/>
                <w:sz w:val="20"/>
              </w:rPr>
            </w:pPr>
            <w:bookmarkStart w:id="48" w:name="OLE_LINK1"/>
            <w:bookmarkStart w:id="49" w:name="OLE_LINK2"/>
            <w:r w:rsidRPr="00CA4B88">
              <w:rPr>
                <w:rFonts w:asciiTheme="minorHAnsi" w:hAnsiTheme="minorHAnsi" w:cstheme="minorHAnsi"/>
                <w:b/>
                <w:color w:val="FFFFFF"/>
                <w:sz w:val="20"/>
              </w:rPr>
              <w:t>Company</w:t>
            </w:r>
          </w:p>
        </w:tc>
        <w:tc>
          <w:tcPr>
            <w:tcW w:w="1620" w:type="dxa"/>
            <w:shd w:val="clear" w:color="auto" w:fill="000080"/>
          </w:tcPr>
          <w:p w14:paraId="482DA08F" w14:textId="77777777" w:rsidR="00740D50" w:rsidRPr="00CA4B88" w:rsidRDefault="00740D50" w:rsidP="00D47F85">
            <w:pPr>
              <w:tabs>
                <w:tab w:val="num" w:pos="540"/>
              </w:tabs>
              <w:jc w:val="center"/>
              <w:rPr>
                <w:rFonts w:asciiTheme="minorHAnsi" w:hAnsiTheme="minorHAnsi" w:cstheme="minorHAnsi"/>
                <w:b/>
                <w:color w:val="FFFFFF"/>
                <w:sz w:val="20"/>
              </w:rPr>
            </w:pPr>
            <w:r w:rsidRPr="00CA4B88">
              <w:rPr>
                <w:rFonts w:asciiTheme="minorHAnsi" w:hAnsiTheme="minorHAnsi" w:cstheme="minorHAnsi"/>
                <w:b/>
                <w:color w:val="FFFFFF"/>
                <w:sz w:val="20"/>
              </w:rPr>
              <w:t>Name</w:t>
            </w:r>
            <w:r w:rsidRPr="00CA4B88">
              <w:rPr>
                <w:rStyle w:val="FootnoteReference"/>
                <w:rFonts w:asciiTheme="minorHAnsi" w:hAnsiTheme="minorHAnsi" w:cstheme="minorHAnsi"/>
                <w:b/>
                <w:color w:val="FFFFFF"/>
              </w:rPr>
              <w:footnoteReference w:id="1"/>
            </w:r>
          </w:p>
        </w:tc>
        <w:tc>
          <w:tcPr>
            <w:tcW w:w="1710" w:type="dxa"/>
            <w:shd w:val="clear" w:color="auto" w:fill="000080"/>
          </w:tcPr>
          <w:p w14:paraId="197557C2" w14:textId="77777777" w:rsidR="00740D50" w:rsidRPr="00CA4B88" w:rsidRDefault="00740D50" w:rsidP="00D47F85">
            <w:pPr>
              <w:tabs>
                <w:tab w:val="num" w:pos="540"/>
              </w:tabs>
              <w:jc w:val="center"/>
              <w:rPr>
                <w:rFonts w:asciiTheme="minorHAnsi" w:hAnsiTheme="minorHAnsi" w:cstheme="minorHAnsi"/>
                <w:b/>
                <w:color w:val="FFFFFF"/>
                <w:sz w:val="20"/>
              </w:rPr>
            </w:pPr>
            <w:r w:rsidRPr="00CA4B88">
              <w:rPr>
                <w:rFonts w:asciiTheme="minorHAnsi" w:hAnsiTheme="minorHAnsi" w:cstheme="minorHAnsi"/>
                <w:b/>
                <w:color w:val="FFFFFF"/>
                <w:sz w:val="20"/>
              </w:rPr>
              <w:t>Title/role</w:t>
            </w:r>
          </w:p>
        </w:tc>
        <w:tc>
          <w:tcPr>
            <w:tcW w:w="1620" w:type="dxa"/>
            <w:shd w:val="clear" w:color="auto" w:fill="000080"/>
          </w:tcPr>
          <w:p w14:paraId="45B45DBB" w14:textId="77777777" w:rsidR="00740D50" w:rsidRPr="00CA4B88" w:rsidRDefault="00740D50" w:rsidP="00D47F85">
            <w:pPr>
              <w:tabs>
                <w:tab w:val="num" w:pos="540"/>
              </w:tabs>
              <w:jc w:val="center"/>
              <w:rPr>
                <w:rFonts w:asciiTheme="minorHAnsi" w:hAnsiTheme="minorHAnsi" w:cstheme="minorHAnsi"/>
                <w:b/>
                <w:color w:val="FFFFFF"/>
                <w:sz w:val="20"/>
              </w:rPr>
            </w:pPr>
            <w:r w:rsidRPr="00CA4B88">
              <w:rPr>
                <w:rFonts w:asciiTheme="minorHAnsi" w:hAnsiTheme="minorHAnsi" w:cstheme="minorHAnsi"/>
                <w:b/>
                <w:color w:val="FFFFFF"/>
                <w:sz w:val="20"/>
              </w:rPr>
              <w:t>Reports to; name/title</w:t>
            </w:r>
          </w:p>
        </w:tc>
        <w:tc>
          <w:tcPr>
            <w:tcW w:w="1080" w:type="dxa"/>
            <w:shd w:val="clear" w:color="auto" w:fill="000080"/>
          </w:tcPr>
          <w:p w14:paraId="337CA7E0" w14:textId="77777777" w:rsidR="00740D50" w:rsidRPr="00CA4B88" w:rsidRDefault="00740D50" w:rsidP="00D47F85">
            <w:pPr>
              <w:tabs>
                <w:tab w:val="num" w:pos="540"/>
              </w:tabs>
              <w:jc w:val="center"/>
              <w:rPr>
                <w:rFonts w:asciiTheme="minorHAnsi" w:hAnsiTheme="minorHAnsi" w:cstheme="minorHAnsi"/>
                <w:b/>
                <w:color w:val="FFFFFF"/>
                <w:sz w:val="20"/>
              </w:rPr>
            </w:pPr>
            <w:r w:rsidRPr="00CA4B88">
              <w:rPr>
                <w:rFonts w:asciiTheme="minorHAnsi" w:hAnsiTheme="minorHAnsi" w:cstheme="minorHAnsi"/>
                <w:b/>
                <w:color w:val="FFFFFF"/>
                <w:sz w:val="20"/>
              </w:rPr>
              <w:t>Key Personnel (Y/N)</w:t>
            </w:r>
          </w:p>
        </w:tc>
        <w:tc>
          <w:tcPr>
            <w:tcW w:w="900" w:type="dxa"/>
            <w:shd w:val="clear" w:color="auto" w:fill="000080"/>
          </w:tcPr>
          <w:p w14:paraId="50410727" w14:textId="77777777" w:rsidR="00740D50" w:rsidRPr="00CA4B88" w:rsidRDefault="00740D50" w:rsidP="00D47F85">
            <w:pPr>
              <w:tabs>
                <w:tab w:val="num" w:pos="540"/>
              </w:tabs>
              <w:jc w:val="center"/>
              <w:rPr>
                <w:rFonts w:asciiTheme="minorHAnsi" w:hAnsiTheme="minorHAnsi" w:cstheme="minorHAnsi"/>
                <w:b/>
                <w:color w:val="FFFFFF"/>
                <w:sz w:val="20"/>
              </w:rPr>
            </w:pPr>
            <w:r w:rsidRPr="00CA4B88">
              <w:rPr>
                <w:rFonts w:asciiTheme="minorHAnsi" w:hAnsiTheme="minorHAnsi" w:cstheme="minorHAnsi"/>
                <w:b/>
                <w:color w:val="FFFFFF"/>
                <w:sz w:val="20"/>
              </w:rPr>
              <w:t>On/Off</w:t>
            </w:r>
          </w:p>
          <w:p w14:paraId="69BC47A5" w14:textId="77777777" w:rsidR="00740D50" w:rsidRPr="00CA4B88" w:rsidRDefault="00740D50" w:rsidP="00D47F85">
            <w:pPr>
              <w:tabs>
                <w:tab w:val="num" w:pos="540"/>
              </w:tabs>
              <w:jc w:val="center"/>
              <w:rPr>
                <w:rFonts w:asciiTheme="minorHAnsi" w:hAnsiTheme="minorHAnsi" w:cstheme="minorHAnsi"/>
                <w:b/>
                <w:color w:val="FFFFFF"/>
                <w:sz w:val="20"/>
              </w:rPr>
            </w:pPr>
            <w:r w:rsidRPr="00CA4B88">
              <w:rPr>
                <w:rFonts w:asciiTheme="minorHAnsi" w:hAnsiTheme="minorHAnsi" w:cstheme="minorHAnsi"/>
                <w:b/>
                <w:color w:val="FFFFFF"/>
                <w:sz w:val="20"/>
              </w:rPr>
              <w:t>shore</w:t>
            </w:r>
          </w:p>
        </w:tc>
        <w:tc>
          <w:tcPr>
            <w:tcW w:w="1080" w:type="dxa"/>
            <w:shd w:val="clear" w:color="auto" w:fill="000080"/>
          </w:tcPr>
          <w:p w14:paraId="77157508" w14:textId="77777777" w:rsidR="00740D50" w:rsidRPr="00CA4B88" w:rsidRDefault="00740D50" w:rsidP="00D47F85">
            <w:pPr>
              <w:tabs>
                <w:tab w:val="num" w:pos="540"/>
              </w:tabs>
              <w:jc w:val="center"/>
              <w:rPr>
                <w:rFonts w:asciiTheme="minorHAnsi" w:hAnsiTheme="minorHAnsi" w:cstheme="minorHAnsi"/>
                <w:b/>
                <w:color w:val="FFFFFF"/>
                <w:sz w:val="20"/>
              </w:rPr>
            </w:pPr>
            <w:r w:rsidRPr="00CA4B88">
              <w:rPr>
                <w:rFonts w:asciiTheme="minorHAnsi" w:hAnsiTheme="minorHAnsi" w:cstheme="minorHAnsi"/>
                <w:b/>
                <w:color w:val="FFFFFF"/>
                <w:sz w:val="20"/>
              </w:rPr>
              <w:t>% assigned to project</w:t>
            </w:r>
          </w:p>
        </w:tc>
      </w:tr>
      <w:tr w:rsidR="00740D50" w:rsidRPr="00CA4B88" w14:paraId="197C4275" w14:textId="77777777" w:rsidTr="00D47F85">
        <w:trPr>
          <w:trHeight w:val="274"/>
        </w:trPr>
        <w:tc>
          <w:tcPr>
            <w:tcW w:w="1188" w:type="dxa"/>
          </w:tcPr>
          <w:p w14:paraId="2B7E7982" w14:textId="7ACFEBF9"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ZoomRx</w:t>
            </w:r>
          </w:p>
        </w:tc>
        <w:tc>
          <w:tcPr>
            <w:tcW w:w="1620" w:type="dxa"/>
          </w:tcPr>
          <w:p w14:paraId="2E08419A" w14:textId="520267F5"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Nick Fleischman</w:t>
            </w:r>
          </w:p>
        </w:tc>
        <w:tc>
          <w:tcPr>
            <w:tcW w:w="1710" w:type="dxa"/>
          </w:tcPr>
          <w:p w14:paraId="0DC96E77" w14:textId="5DFD8553"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Senior Manager</w:t>
            </w:r>
          </w:p>
        </w:tc>
        <w:tc>
          <w:tcPr>
            <w:tcW w:w="1620" w:type="dxa"/>
          </w:tcPr>
          <w:p w14:paraId="039F8395" w14:textId="766E21F5"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Richard Durante</w:t>
            </w:r>
          </w:p>
        </w:tc>
        <w:tc>
          <w:tcPr>
            <w:tcW w:w="1080" w:type="dxa"/>
          </w:tcPr>
          <w:p w14:paraId="19878F06" w14:textId="4FC420DC"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Y</w:t>
            </w:r>
          </w:p>
        </w:tc>
        <w:tc>
          <w:tcPr>
            <w:tcW w:w="900" w:type="dxa"/>
          </w:tcPr>
          <w:p w14:paraId="00868CE2" w14:textId="55F41965"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On</w:t>
            </w:r>
          </w:p>
        </w:tc>
        <w:tc>
          <w:tcPr>
            <w:tcW w:w="1080" w:type="dxa"/>
          </w:tcPr>
          <w:p w14:paraId="44D77A51" w14:textId="70BC5C23"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100</w:t>
            </w:r>
          </w:p>
        </w:tc>
      </w:tr>
      <w:tr w:rsidR="00740D50" w:rsidRPr="00CA4B88" w14:paraId="465366AE" w14:textId="77777777" w:rsidTr="00D47F85">
        <w:trPr>
          <w:trHeight w:val="274"/>
        </w:trPr>
        <w:tc>
          <w:tcPr>
            <w:tcW w:w="1188" w:type="dxa"/>
          </w:tcPr>
          <w:p w14:paraId="4F0E36F4" w14:textId="0463A720"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ZoomRx</w:t>
            </w:r>
          </w:p>
        </w:tc>
        <w:tc>
          <w:tcPr>
            <w:tcW w:w="1620" w:type="dxa"/>
          </w:tcPr>
          <w:p w14:paraId="6F5F0E2C" w14:textId="7A0271B3"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Vinoth Rajapandian</w:t>
            </w:r>
          </w:p>
        </w:tc>
        <w:tc>
          <w:tcPr>
            <w:tcW w:w="1710" w:type="dxa"/>
          </w:tcPr>
          <w:p w14:paraId="2CAF9E87" w14:textId="5F5E1241"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Associate Principal</w:t>
            </w:r>
          </w:p>
        </w:tc>
        <w:tc>
          <w:tcPr>
            <w:tcW w:w="1620" w:type="dxa"/>
          </w:tcPr>
          <w:p w14:paraId="68617449" w14:textId="1DC954BA"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Richard Durante</w:t>
            </w:r>
          </w:p>
        </w:tc>
        <w:tc>
          <w:tcPr>
            <w:tcW w:w="1080" w:type="dxa"/>
          </w:tcPr>
          <w:p w14:paraId="7DB70D27" w14:textId="322D8817"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Y</w:t>
            </w:r>
          </w:p>
        </w:tc>
        <w:tc>
          <w:tcPr>
            <w:tcW w:w="900" w:type="dxa"/>
          </w:tcPr>
          <w:p w14:paraId="72807BF0" w14:textId="4D8D5CA7"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Off</w:t>
            </w:r>
          </w:p>
        </w:tc>
        <w:tc>
          <w:tcPr>
            <w:tcW w:w="1080" w:type="dxa"/>
          </w:tcPr>
          <w:p w14:paraId="461FA03F" w14:textId="71A1DF85"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100</w:t>
            </w:r>
          </w:p>
        </w:tc>
      </w:tr>
      <w:tr w:rsidR="00740D50" w:rsidRPr="00CA4B88" w14:paraId="079F5A52" w14:textId="77777777" w:rsidTr="00D47F85">
        <w:trPr>
          <w:trHeight w:val="274"/>
        </w:trPr>
        <w:tc>
          <w:tcPr>
            <w:tcW w:w="1188" w:type="dxa"/>
          </w:tcPr>
          <w:p w14:paraId="0896FA3B" w14:textId="02E83430"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ZoomRx</w:t>
            </w:r>
          </w:p>
        </w:tc>
        <w:tc>
          <w:tcPr>
            <w:tcW w:w="1620" w:type="dxa"/>
          </w:tcPr>
          <w:p w14:paraId="230A54D2" w14:textId="10166E55"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Ayush Shukla</w:t>
            </w:r>
          </w:p>
        </w:tc>
        <w:tc>
          <w:tcPr>
            <w:tcW w:w="1710" w:type="dxa"/>
          </w:tcPr>
          <w:p w14:paraId="5E64B648" w14:textId="1258276C"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Engagement Manager</w:t>
            </w:r>
          </w:p>
        </w:tc>
        <w:tc>
          <w:tcPr>
            <w:tcW w:w="1620" w:type="dxa"/>
          </w:tcPr>
          <w:p w14:paraId="58B1D89F" w14:textId="43CC6B36"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Vinoth Rajapandian</w:t>
            </w:r>
          </w:p>
        </w:tc>
        <w:tc>
          <w:tcPr>
            <w:tcW w:w="1080" w:type="dxa"/>
          </w:tcPr>
          <w:p w14:paraId="39D03E41" w14:textId="1439DA46"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Y</w:t>
            </w:r>
          </w:p>
        </w:tc>
        <w:tc>
          <w:tcPr>
            <w:tcW w:w="900" w:type="dxa"/>
          </w:tcPr>
          <w:p w14:paraId="04F10C13" w14:textId="62A5C072"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Off</w:t>
            </w:r>
          </w:p>
        </w:tc>
        <w:tc>
          <w:tcPr>
            <w:tcW w:w="1080" w:type="dxa"/>
          </w:tcPr>
          <w:p w14:paraId="2E68DAD1" w14:textId="233EC7E8" w:rsidR="00740D50" w:rsidRPr="00CA4B88" w:rsidRDefault="00BD6314" w:rsidP="00D47F85">
            <w:pPr>
              <w:tabs>
                <w:tab w:val="num" w:pos="540"/>
              </w:tabs>
              <w:rPr>
                <w:rFonts w:asciiTheme="minorHAnsi" w:hAnsiTheme="minorHAnsi" w:cstheme="minorHAnsi"/>
              </w:rPr>
            </w:pPr>
            <w:r>
              <w:rPr>
                <w:rFonts w:asciiTheme="minorHAnsi" w:hAnsiTheme="minorHAnsi" w:cstheme="minorHAnsi"/>
              </w:rPr>
              <w:t>100</w:t>
            </w:r>
          </w:p>
        </w:tc>
      </w:tr>
      <w:bookmarkEnd w:id="48"/>
      <w:bookmarkEnd w:id="49"/>
    </w:tbl>
    <w:p w14:paraId="129BAF37" w14:textId="77777777" w:rsidR="00740D50" w:rsidRPr="00CA4B88" w:rsidRDefault="00740D50" w:rsidP="00740D50">
      <w:pPr>
        <w:widowControl w:val="0"/>
        <w:tabs>
          <w:tab w:val="num" w:pos="540"/>
        </w:tabs>
        <w:ind w:left="360"/>
        <w:rPr>
          <w:rFonts w:asciiTheme="minorHAnsi" w:hAnsiTheme="minorHAnsi" w:cstheme="minorHAnsi"/>
          <w:i/>
          <w:color w:val="0000FF"/>
        </w:rPr>
      </w:pPr>
    </w:p>
    <w:p w14:paraId="799D9E74" w14:textId="77777777" w:rsidR="00740D50" w:rsidRPr="00CA4B88" w:rsidRDefault="00740D50" w:rsidP="00740D50">
      <w:pPr>
        <w:widowControl w:val="0"/>
        <w:tabs>
          <w:tab w:val="num" w:pos="540"/>
        </w:tabs>
        <w:ind w:left="360"/>
        <w:rPr>
          <w:rFonts w:asciiTheme="minorHAnsi" w:hAnsiTheme="minorHAnsi" w:cstheme="minorHAnsi"/>
          <w:i/>
          <w:color w:val="0000FF"/>
        </w:rPr>
      </w:pPr>
    </w:p>
    <w:p w14:paraId="2ED4C14D"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31" w:color="000000"/>
        </w:pBdr>
        <w:shd w:val="clear" w:color="auto" w:fill="000080"/>
        <w:ind w:right="-180"/>
        <w:rPr>
          <w:rFonts w:asciiTheme="minorHAnsi" w:hAnsiTheme="minorHAnsi" w:cstheme="minorHAnsi"/>
          <w:color w:val="FFFFFF" w:themeColor="background1"/>
        </w:rPr>
      </w:pPr>
      <w:r w:rsidRPr="00740D50">
        <w:rPr>
          <w:rFonts w:asciiTheme="minorHAnsi" w:hAnsiTheme="minorHAnsi" w:cstheme="minorHAnsi"/>
          <w:color w:val="FFFFFF" w:themeColor="background1"/>
        </w:rPr>
        <w:t>Cost Model and Detailed Breakdown</w:t>
      </w:r>
    </w:p>
    <w:p w14:paraId="75A2DC26" w14:textId="5FF11989" w:rsidR="00740D50" w:rsidRPr="008457F8" w:rsidRDefault="00740D50" w:rsidP="008457F8">
      <w:pPr>
        <w:widowControl w:val="0"/>
        <w:tabs>
          <w:tab w:val="left" w:pos="540"/>
          <w:tab w:val="num" w:pos="720"/>
        </w:tabs>
        <w:ind w:left="360" w:hanging="360"/>
        <w:rPr>
          <w:rFonts w:asciiTheme="minorHAnsi" w:hAnsiTheme="minorHAnsi" w:cstheme="minorHAnsi"/>
          <w:b/>
          <w:color w:val="000000"/>
        </w:rPr>
      </w:pPr>
      <w:r w:rsidRPr="00CA4B88">
        <w:rPr>
          <w:rFonts w:asciiTheme="minorHAnsi" w:hAnsiTheme="minorHAnsi" w:cstheme="minorHAnsi"/>
          <w:b/>
          <w:color w:val="000000"/>
        </w:rPr>
        <w:t>8.1</w:t>
      </w:r>
      <w:r w:rsidRPr="00CA4B88">
        <w:rPr>
          <w:rFonts w:asciiTheme="minorHAnsi" w:hAnsiTheme="minorHAnsi" w:cstheme="minorHAnsi"/>
          <w:b/>
          <w:color w:val="000000"/>
        </w:rPr>
        <w:tab/>
      </w:r>
      <w:r w:rsidRPr="00CA4B88">
        <w:rPr>
          <w:rFonts w:asciiTheme="minorHAnsi" w:hAnsiTheme="minorHAnsi" w:cstheme="minorHAnsi"/>
          <w:b/>
          <w:color w:val="000000"/>
        </w:rPr>
        <w:tab/>
        <w:t>Cost Model</w:t>
      </w:r>
    </w:p>
    <w:p w14:paraId="03E48210" w14:textId="77777777" w:rsidR="00740D50" w:rsidRPr="00CA4B88" w:rsidRDefault="00740D50" w:rsidP="00740D50">
      <w:pPr>
        <w:pStyle w:val="Header"/>
        <w:tabs>
          <w:tab w:val="left" w:pos="-720"/>
        </w:tabs>
        <w:ind w:right="-270" w:firstLine="360"/>
        <w:rPr>
          <w:rFonts w:asciiTheme="minorHAnsi" w:hAnsiTheme="minorHAnsi" w:cstheme="minorHAnsi"/>
          <w:b/>
          <w:sz w:val="22"/>
          <w:szCs w:val="22"/>
          <w:lang w:val="en-US"/>
        </w:rPr>
      </w:pPr>
      <w:r w:rsidRPr="00CA4B88">
        <w:rPr>
          <w:rFonts w:asciiTheme="minorHAnsi" w:hAnsiTheme="minorHAnsi" w:cstheme="minorHAnsi"/>
          <w:b/>
          <w:sz w:val="22"/>
          <w:szCs w:val="22"/>
          <w:lang w:val="en-US"/>
        </w:rPr>
        <w:t>Cost Model (select all that apply)</w:t>
      </w:r>
    </w:p>
    <w:p w14:paraId="705E54C9" w14:textId="77777777" w:rsidR="00740D50" w:rsidRPr="00CA4B88" w:rsidRDefault="00740D50" w:rsidP="00740D50">
      <w:pPr>
        <w:pStyle w:val="Header"/>
        <w:tabs>
          <w:tab w:val="left" w:pos="-720"/>
        </w:tabs>
        <w:ind w:right="-270" w:firstLine="360"/>
        <w:rPr>
          <w:rFonts w:asciiTheme="minorHAnsi" w:hAnsiTheme="minorHAnsi" w:cstheme="minorHAnsi"/>
          <w:sz w:val="22"/>
          <w:szCs w:val="22"/>
          <w:lang w:val="en-US"/>
        </w:rPr>
      </w:pPr>
      <w:r w:rsidRPr="00CA4B88">
        <w:rPr>
          <w:rFonts w:asciiTheme="minorHAnsi" w:hAnsiTheme="minorHAnsi" w:cstheme="minorHAnsi"/>
          <w:color w:val="2B579A"/>
          <w:sz w:val="22"/>
          <w:szCs w:val="22"/>
          <w:shd w:val="clear" w:color="auto" w:fill="E6E6E6"/>
          <w:lang w:val="en-US"/>
        </w:rPr>
        <w:fldChar w:fldCharType="begin">
          <w:ffData>
            <w:name w:val="Check5"/>
            <w:enabled/>
            <w:calcOnExit w:val="0"/>
            <w:checkBox>
              <w:sizeAuto/>
              <w:default w:val="0"/>
            </w:checkBox>
          </w:ffData>
        </w:fldChar>
      </w:r>
      <w:r w:rsidRPr="00CA4B88">
        <w:rPr>
          <w:rFonts w:asciiTheme="minorHAnsi" w:hAnsiTheme="minorHAnsi" w:cstheme="minorHAnsi"/>
          <w:sz w:val="22"/>
          <w:szCs w:val="22"/>
          <w:lang w:val="en-US"/>
        </w:rPr>
        <w:instrText xml:space="preserve"> FORMCHECKBOX </w:instrText>
      </w:r>
      <w:r w:rsidRPr="00CA4B88">
        <w:rPr>
          <w:rFonts w:asciiTheme="minorHAnsi" w:hAnsiTheme="minorHAnsi" w:cstheme="minorHAnsi"/>
          <w:color w:val="2B579A"/>
          <w:sz w:val="22"/>
          <w:szCs w:val="22"/>
          <w:shd w:val="clear" w:color="auto" w:fill="E6E6E6"/>
          <w:lang w:val="en-US"/>
        </w:rPr>
      </w:r>
      <w:r w:rsidRPr="00CA4B88">
        <w:rPr>
          <w:rFonts w:asciiTheme="minorHAnsi" w:hAnsiTheme="minorHAnsi" w:cstheme="minorHAnsi"/>
          <w:color w:val="2B579A"/>
          <w:sz w:val="22"/>
          <w:szCs w:val="22"/>
          <w:shd w:val="clear" w:color="auto" w:fill="E6E6E6"/>
          <w:lang w:val="en-US"/>
        </w:rPr>
        <w:fldChar w:fldCharType="separate"/>
      </w:r>
      <w:r w:rsidRPr="00CA4B88">
        <w:rPr>
          <w:rFonts w:asciiTheme="minorHAnsi" w:hAnsiTheme="minorHAnsi" w:cstheme="minorHAnsi"/>
          <w:color w:val="2B579A"/>
          <w:sz w:val="22"/>
          <w:szCs w:val="22"/>
          <w:shd w:val="clear" w:color="auto" w:fill="E6E6E6"/>
        </w:rPr>
        <w:fldChar w:fldCharType="end"/>
      </w:r>
      <w:r w:rsidRPr="00CA4B88">
        <w:rPr>
          <w:rFonts w:asciiTheme="minorHAnsi" w:hAnsiTheme="minorHAnsi" w:cstheme="minorHAnsi"/>
          <w:sz w:val="22"/>
          <w:szCs w:val="22"/>
          <w:lang w:val="en-US"/>
        </w:rPr>
        <w:t xml:space="preserve">   Unit Cost   </w:t>
      </w:r>
    </w:p>
    <w:p w14:paraId="6DE78CF7" w14:textId="4E279874" w:rsidR="00740D50" w:rsidRPr="00CA4B88" w:rsidRDefault="00BD6314" w:rsidP="00740D50">
      <w:pPr>
        <w:pStyle w:val="Header"/>
        <w:tabs>
          <w:tab w:val="left" w:pos="-720"/>
        </w:tabs>
        <w:ind w:right="-270" w:firstLine="360"/>
        <w:rPr>
          <w:rFonts w:asciiTheme="minorHAnsi" w:hAnsiTheme="minorHAnsi" w:cstheme="minorHAnsi"/>
          <w:sz w:val="22"/>
          <w:szCs w:val="22"/>
          <w:lang w:val="en-US"/>
        </w:rPr>
      </w:pPr>
      <w:r>
        <w:rPr>
          <w:rFonts w:asciiTheme="minorHAnsi" w:hAnsiTheme="minorHAnsi" w:cstheme="minorHAnsi"/>
          <w:color w:val="2B579A"/>
          <w:sz w:val="22"/>
          <w:szCs w:val="22"/>
          <w:shd w:val="clear" w:color="auto" w:fill="E6E6E6"/>
          <w:lang w:val="en-US"/>
        </w:rPr>
        <w:fldChar w:fldCharType="begin">
          <w:ffData>
            <w:name w:val=""/>
            <w:enabled/>
            <w:calcOnExit w:val="0"/>
            <w:checkBox>
              <w:sizeAuto/>
              <w:default w:val="1"/>
            </w:checkBox>
          </w:ffData>
        </w:fldChar>
      </w:r>
      <w:r>
        <w:rPr>
          <w:rFonts w:asciiTheme="minorHAnsi" w:hAnsiTheme="minorHAnsi" w:cstheme="minorHAnsi"/>
          <w:color w:val="2B579A"/>
          <w:sz w:val="22"/>
          <w:szCs w:val="22"/>
          <w:shd w:val="clear" w:color="auto" w:fill="E6E6E6"/>
          <w:lang w:val="en-US"/>
        </w:rPr>
        <w:instrText xml:space="preserve"> FORMCHECKBOX </w:instrText>
      </w:r>
      <w:r>
        <w:rPr>
          <w:rFonts w:asciiTheme="minorHAnsi" w:hAnsiTheme="minorHAnsi" w:cstheme="minorHAnsi"/>
          <w:color w:val="2B579A"/>
          <w:sz w:val="22"/>
          <w:szCs w:val="22"/>
          <w:shd w:val="clear" w:color="auto" w:fill="E6E6E6"/>
          <w:lang w:val="en-US"/>
        </w:rPr>
      </w:r>
      <w:r>
        <w:rPr>
          <w:rFonts w:asciiTheme="minorHAnsi" w:hAnsiTheme="minorHAnsi" w:cstheme="minorHAnsi"/>
          <w:color w:val="2B579A"/>
          <w:sz w:val="22"/>
          <w:szCs w:val="22"/>
          <w:shd w:val="clear" w:color="auto" w:fill="E6E6E6"/>
          <w:lang w:val="en-US"/>
        </w:rPr>
        <w:fldChar w:fldCharType="separate"/>
      </w:r>
      <w:r>
        <w:rPr>
          <w:rFonts w:asciiTheme="minorHAnsi" w:hAnsiTheme="minorHAnsi" w:cstheme="minorHAnsi"/>
          <w:color w:val="2B579A"/>
          <w:sz w:val="22"/>
          <w:szCs w:val="22"/>
          <w:shd w:val="clear" w:color="auto" w:fill="E6E6E6"/>
          <w:lang w:val="en-US"/>
        </w:rPr>
        <w:fldChar w:fldCharType="end"/>
      </w:r>
      <w:r w:rsidR="00740D50" w:rsidRPr="00CA4B88">
        <w:rPr>
          <w:rFonts w:asciiTheme="minorHAnsi" w:hAnsiTheme="minorHAnsi" w:cstheme="minorHAnsi"/>
          <w:sz w:val="22"/>
          <w:szCs w:val="22"/>
          <w:lang w:val="en-US"/>
        </w:rPr>
        <w:t xml:space="preserve">   Fixed Cost    </w:t>
      </w:r>
    </w:p>
    <w:p w14:paraId="6717D9F0" w14:textId="77777777" w:rsidR="00740D50" w:rsidRPr="00CA4B88" w:rsidRDefault="00740D50" w:rsidP="00740D50">
      <w:pPr>
        <w:pStyle w:val="Header"/>
        <w:tabs>
          <w:tab w:val="left" w:pos="-720"/>
        </w:tabs>
        <w:ind w:right="-270" w:firstLine="360"/>
        <w:rPr>
          <w:rFonts w:asciiTheme="minorHAnsi" w:hAnsiTheme="minorHAnsi" w:cstheme="minorHAnsi"/>
          <w:sz w:val="22"/>
          <w:szCs w:val="22"/>
          <w:lang w:val="en-US"/>
        </w:rPr>
      </w:pPr>
      <w:r w:rsidRPr="00CA4B88">
        <w:rPr>
          <w:rFonts w:asciiTheme="minorHAnsi" w:hAnsiTheme="minorHAnsi" w:cstheme="minorHAnsi"/>
          <w:color w:val="2B579A"/>
          <w:sz w:val="22"/>
          <w:szCs w:val="22"/>
          <w:shd w:val="clear" w:color="auto" w:fill="E6E6E6"/>
          <w:lang w:val="en-US"/>
        </w:rPr>
        <w:fldChar w:fldCharType="begin">
          <w:ffData>
            <w:name w:val="Check5"/>
            <w:enabled/>
            <w:calcOnExit w:val="0"/>
            <w:checkBox>
              <w:sizeAuto/>
              <w:default w:val="0"/>
            </w:checkBox>
          </w:ffData>
        </w:fldChar>
      </w:r>
      <w:r w:rsidRPr="00CA4B88">
        <w:rPr>
          <w:rFonts w:asciiTheme="minorHAnsi" w:hAnsiTheme="minorHAnsi" w:cstheme="minorHAnsi"/>
          <w:sz w:val="22"/>
          <w:szCs w:val="22"/>
          <w:lang w:val="en-US"/>
        </w:rPr>
        <w:instrText xml:space="preserve"> FORMCHECKBOX </w:instrText>
      </w:r>
      <w:r w:rsidRPr="00CA4B88">
        <w:rPr>
          <w:rFonts w:asciiTheme="minorHAnsi" w:hAnsiTheme="minorHAnsi" w:cstheme="minorHAnsi"/>
          <w:color w:val="2B579A"/>
          <w:sz w:val="22"/>
          <w:szCs w:val="22"/>
          <w:shd w:val="clear" w:color="auto" w:fill="E6E6E6"/>
          <w:lang w:val="en-US"/>
        </w:rPr>
      </w:r>
      <w:r w:rsidRPr="00CA4B88">
        <w:rPr>
          <w:rFonts w:asciiTheme="minorHAnsi" w:hAnsiTheme="minorHAnsi" w:cstheme="minorHAnsi"/>
          <w:color w:val="2B579A"/>
          <w:sz w:val="22"/>
          <w:szCs w:val="22"/>
          <w:shd w:val="clear" w:color="auto" w:fill="E6E6E6"/>
          <w:lang w:val="en-US"/>
        </w:rPr>
        <w:fldChar w:fldCharType="separate"/>
      </w:r>
      <w:r w:rsidRPr="00CA4B88">
        <w:rPr>
          <w:rFonts w:asciiTheme="minorHAnsi" w:hAnsiTheme="minorHAnsi" w:cstheme="minorHAnsi"/>
          <w:color w:val="2B579A"/>
          <w:sz w:val="22"/>
          <w:szCs w:val="22"/>
          <w:shd w:val="clear" w:color="auto" w:fill="E6E6E6"/>
        </w:rPr>
        <w:fldChar w:fldCharType="end"/>
      </w:r>
      <w:r w:rsidRPr="00CA4B88">
        <w:rPr>
          <w:rFonts w:asciiTheme="minorHAnsi" w:hAnsiTheme="minorHAnsi" w:cstheme="minorHAnsi"/>
          <w:sz w:val="22"/>
          <w:szCs w:val="22"/>
          <w:lang w:val="en-US"/>
        </w:rPr>
        <w:t xml:space="preserve">   Variable Cost  </w:t>
      </w:r>
    </w:p>
    <w:p w14:paraId="1910AFEB" w14:textId="77777777" w:rsidR="00740D50" w:rsidRPr="00CA4B88" w:rsidRDefault="00740D50" w:rsidP="00740D50">
      <w:pPr>
        <w:pStyle w:val="Header"/>
        <w:tabs>
          <w:tab w:val="left" w:pos="-720"/>
        </w:tabs>
        <w:ind w:right="-270" w:firstLine="360"/>
        <w:rPr>
          <w:rFonts w:asciiTheme="minorHAnsi" w:hAnsiTheme="minorHAnsi" w:cstheme="minorHAnsi"/>
          <w:sz w:val="22"/>
          <w:szCs w:val="22"/>
        </w:rPr>
      </w:pPr>
      <w:r w:rsidRPr="00CA4B88">
        <w:rPr>
          <w:rFonts w:asciiTheme="minorHAnsi" w:hAnsiTheme="minorHAnsi" w:cstheme="minorHAnsi"/>
          <w:color w:val="2B579A"/>
          <w:sz w:val="22"/>
          <w:szCs w:val="22"/>
          <w:shd w:val="clear" w:color="auto" w:fill="E6E6E6"/>
          <w:lang w:val="en-US"/>
        </w:rPr>
        <w:fldChar w:fldCharType="begin">
          <w:ffData>
            <w:name w:val="Check5"/>
            <w:enabled/>
            <w:calcOnExit w:val="0"/>
            <w:checkBox>
              <w:sizeAuto/>
              <w:default w:val="0"/>
            </w:checkBox>
          </w:ffData>
        </w:fldChar>
      </w:r>
      <w:r w:rsidRPr="00CA4B88">
        <w:rPr>
          <w:rFonts w:asciiTheme="minorHAnsi" w:hAnsiTheme="minorHAnsi" w:cstheme="minorHAnsi"/>
          <w:sz w:val="22"/>
          <w:szCs w:val="22"/>
          <w:lang w:val="en-US"/>
        </w:rPr>
        <w:instrText xml:space="preserve"> FORMCHECKBOX </w:instrText>
      </w:r>
      <w:r w:rsidRPr="00CA4B88">
        <w:rPr>
          <w:rFonts w:asciiTheme="minorHAnsi" w:hAnsiTheme="minorHAnsi" w:cstheme="minorHAnsi"/>
          <w:color w:val="2B579A"/>
          <w:sz w:val="22"/>
          <w:szCs w:val="22"/>
          <w:shd w:val="clear" w:color="auto" w:fill="E6E6E6"/>
          <w:lang w:val="en-US"/>
        </w:rPr>
      </w:r>
      <w:r w:rsidRPr="00CA4B88">
        <w:rPr>
          <w:rFonts w:asciiTheme="minorHAnsi" w:hAnsiTheme="minorHAnsi" w:cstheme="minorHAnsi"/>
          <w:color w:val="2B579A"/>
          <w:sz w:val="22"/>
          <w:szCs w:val="22"/>
          <w:shd w:val="clear" w:color="auto" w:fill="E6E6E6"/>
          <w:lang w:val="en-US"/>
        </w:rPr>
        <w:fldChar w:fldCharType="separate"/>
      </w:r>
      <w:r w:rsidRPr="00CA4B88">
        <w:rPr>
          <w:rFonts w:asciiTheme="minorHAnsi" w:hAnsiTheme="minorHAnsi" w:cstheme="minorHAnsi"/>
          <w:color w:val="2B579A"/>
          <w:sz w:val="22"/>
          <w:szCs w:val="22"/>
          <w:shd w:val="clear" w:color="auto" w:fill="E6E6E6"/>
        </w:rPr>
        <w:fldChar w:fldCharType="end"/>
      </w:r>
      <w:r w:rsidRPr="00CA4B88">
        <w:rPr>
          <w:rFonts w:asciiTheme="minorHAnsi" w:hAnsiTheme="minorHAnsi" w:cstheme="minorHAnsi"/>
          <w:sz w:val="22"/>
          <w:szCs w:val="22"/>
        </w:rPr>
        <w:t xml:space="preserve">   Time &amp; Material</w:t>
      </w:r>
    </w:p>
    <w:p w14:paraId="30399B25" w14:textId="5EEC0E84" w:rsidR="00740D50" w:rsidRPr="00CA4B88" w:rsidRDefault="00BD6314" w:rsidP="00740D50">
      <w:pPr>
        <w:pStyle w:val="Header"/>
        <w:tabs>
          <w:tab w:val="left" w:pos="-720"/>
        </w:tabs>
        <w:ind w:right="-270" w:firstLine="360"/>
        <w:rPr>
          <w:rFonts w:asciiTheme="minorHAnsi" w:hAnsiTheme="minorHAnsi" w:cstheme="minorHAnsi"/>
          <w:sz w:val="22"/>
          <w:szCs w:val="22"/>
          <w:lang w:val="en-US"/>
        </w:rPr>
      </w:pPr>
      <w:r>
        <w:rPr>
          <w:rFonts w:asciiTheme="minorHAnsi" w:hAnsiTheme="minorHAnsi" w:cstheme="minorHAnsi"/>
          <w:color w:val="2B579A"/>
          <w:sz w:val="22"/>
          <w:szCs w:val="22"/>
          <w:shd w:val="clear" w:color="auto" w:fill="E6E6E6"/>
          <w:lang w:val="en-US"/>
        </w:rPr>
        <w:fldChar w:fldCharType="begin">
          <w:ffData>
            <w:name w:val="Check5"/>
            <w:enabled/>
            <w:calcOnExit w:val="0"/>
            <w:checkBox>
              <w:sizeAuto/>
              <w:default w:val="0"/>
            </w:checkBox>
          </w:ffData>
        </w:fldChar>
      </w:r>
      <w:bookmarkStart w:id="50" w:name="Check5"/>
      <w:r>
        <w:rPr>
          <w:rFonts w:asciiTheme="minorHAnsi" w:hAnsiTheme="minorHAnsi" w:cstheme="minorHAnsi"/>
          <w:color w:val="2B579A"/>
          <w:sz w:val="22"/>
          <w:szCs w:val="22"/>
          <w:shd w:val="clear" w:color="auto" w:fill="E6E6E6"/>
          <w:lang w:val="en-US"/>
        </w:rPr>
        <w:instrText xml:space="preserve"> FORMCHECKBOX </w:instrText>
      </w:r>
      <w:r>
        <w:rPr>
          <w:rFonts w:asciiTheme="minorHAnsi" w:hAnsiTheme="minorHAnsi" w:cstheme="minorHAnsi"/>
          <w:color w:val="2B579A"/>
          <w:sz w:val="22"/>
          <w:szCs w:val="22"/>
          <w:shd w:val="clear" w:color="auto" w:fill="E6E6E6"/>
          <w:lang w:val="en-US"/>
        </w:rPr>
      </w:r>
      <w:r>
        <w:rPr>
          <w:rFonts w:asciiTheme="minorHAnsi" w:hAnsiTheme="minorHAnsi" w:cstheme="minorHAnsi"/>
          <w:color w:val="2B579A"/>
          <w:sz w:val="22"/>
          <w:szCs w:val="22"/>
          <w:shd w:val="clear" w:color="auto" w:fill="E6E6E6"/>
          <w:lang w:val="en-US"/>
        </w:rPr>
        <w:fldChar w:fldCharType="separate"/>
      </w:r>
      <w:r>
        <w:rPr>
          <w:rFonts w:asciiTheme="minorHAnsi" w:hAnsiTheme="minorHAnsi" w:cstheme="minorHAnsi"/>
          <w:color w:val="2B579A"/>
          <w:sz w:val="22"/>
          <w:szCs w:val="22"/>
          <w:shd w:val="clear" w:color="auto" w:fill="E6E6E6"/>
          <w:lang w:val="en-US"/>
        </w:rPr>
        <w:fldChar w:fldCharType="end"/>
      </w:r>
      <w:bookmarkEnd w:id="50"/>
      <w:r w:rsidR="00740D50" w:rsidRPr="00CA4B88">
        <w:rPr>
          <w:rFonts w:asciiTheme="minorHAnsi" w:hAnsiTheme="minorHAnsi" w:cstheme="minorHAnsi"/>
          <w:sz w:val="22"/>
          <w:szCs w:val="22"/>
        </w:rPr>
        <w:t xml:space="preserve">   Time &amp; Material (Not to exceed)</w:t>
      </w:r>
    </w:p>
    <w:p w14:paraId="2D01ACF0" w14:textId="77777777" w:rsidR="00740D50" w:rsidRPr="00CA4B88" w:rsidRDefault="00740D50" w:rsidP="00740D50">
      <w:pPr>
        <w:pStyle w:val="Header"/>
        <w:tabs>
          <w:tab w:val="left" w:pos="-720"/>
        </w:tabs>
        <w:ind w:right="-270" w:firstLine="360"/>
        <w:rPr>
          <w:rFonts w:asciiTheme="minorHAnsi" w:hAnsiTheme="minorHAnsi" w:cstheme="minorHAnsi"/>
          <w:sz w:val="22"/>
          <w:szCs w:val="22"/>
          <w:lang w:val="en-US"/>
        </w:rPr>
      </w:pPr>
      <w:r w:rsidRPr="00CA4B88">
        <w:rPr>
          <w:rFonts w:asciiTheme="minorHAnsi" w:hAnsiTheme="minorHAnsi" w:cstheme="minorHAnsi"/>
          <w:color w:val="2B579A"/>
          <w:sz w:val="22"/>
          <w:szCs w:val="22"/>
          <w:shd w:val="clear" w:color="auto" w:fill="E6E6E6"/>
          <w:lang w:val="en-US"/>
        </w:rPr>
        <w:fldChar w:fldCharType="begin">
          <w:ffData>
            <w:name w:val="Check5"/>
            <w:enabled/>
            <w:calcOnExit w:val="0"/>
            <w:checkBox>
              <w:sizeAuto/>
              <w:default w:val="0"/>
            </w:checkBox>
          </w:ffData>
        </w:fldChar>
      </w:r>
      <w:r w:rsidRPr="00CA4B88">
        <w:rPr>
          <w:rFonts w:asciiTheme="minorHAnsi" w:hAnsiTheme="minorHAnsi" w:cstheme="minorHAnsi"/>
          <w:sz w:val="22"/>
          <w:szCs w:val="22"/>
          <w:lang w:val="en-US"/>
        </w:rPr>
        <w:instrText xml:space="preserve"> FORMCHECKBOX </w:instrText>
      </w:r>
      <w:r w:rsidRPr="00CA4B88">
        <w:rPr>
          <w:rFonts w:asciiTheme="minorHAnsi" w:hAnsiTheme="minorHAnsi" w:cstheme="minorHAnsi"/>
          <w:color w:val="2B579A"/>
          <w:sz w:val="22"/>
          <w:szCs w:val="22"/>
          <w:shd w:val="clear" w:color="auto" w:fill="E6E6E6"/>
          <w:lang w:val="en-US"/>
        </w:rPr>
      </w:r>
      <w:r w:rsidRPr="00CA4B88">
        <w:rPr>
          <w:rFonts w:asciiTheme="minorHAnsi" w:hAnsiTheme="minorHAnsi" w:cstheme="minorHAnsi"/>
          <w:color w:val="2B579A"/>
          <w:sz w:val="22"/>
          <w:szCs w:val="22"/>
          <w:shd w:val="clear" w:color="auto" w:fill="E6E6E6"/>
          <w:lang w:val="en-US"/>
        </w:rPr>
        <w:fldChar w:fldCharType="separate"/>
      </w:r>
      <w:r w:rsidRPr="00CA4B88">
        <w:rPr>
          <w:rFonts w:asciiTheme="minorHAnsi" w:hAnsiTheme="minorHAnsi" w:cstheme="minorHAnsi"/>
          <w:color w:val="2B579A"/>
          <w:sz w:val="22"/>
          <w:szCs w:val="22"/>
          <w:shd w:val="clear" w:color="auto" w:fill="E6E6E6"/>
        </w:rPr>
        <w:fldChar w:fldCharType="end"/>
      </w:r>
      <w:r w:rsidRPr="00CA4B88">
        <w:rPr>
          <w:rFonts w:asciiTheme="minorHAnsi" w:hAnsiTheme="minorHAnsi" w:cstheme="minorHAnsi"/>
          <w:sz w:val="22"/>
          <w:szCs w:val="22"/>
          <w:lang w:val="en-US"/>
        </w:rPr>
        <w:t xml:space="preserve">   Other – Please explain</w:t>
      </w:r>
    </w:p>
    <w:p w14:paraId="402F4D23" w14:textId="083D0561" w:rsidR="00740D50" w:rsidRPr="008457F8" w:rsidRDefault="00740D50" w:rsidP="008457F8">
      <w:pPr>
        <w:pStyle w:val="BodyText2"/>
        <w:tabs>
          <w:tab w:val="num" w:pos="540"/>
        </w:tabs>
        <w:ind w:hanging="259"/>
        <w:rPr>
          <w:rFonts w:asciiTheme="minorHAnsi" w:hAnsiTheme="minorHAnsi" w:cstheme="minorHAnsi"/>
          <w:sz w:val="22"/>
          <w:szCs w:val="22"/>
          <w:lang w:val="en-US"/>
        </w:rPr>
      </w:pPr>
      <w:r w:rsidRPr="00CA4B88">
        <w:rPr>
          <w:rFonts w:asciiTheme="minorHAnsi" w:hAnsiTheme="minorHAnsi" w:cstheme="minorHAnsi"/>
          <w:sz w:val="22"/>
          <w:szCs w:val="22"/>
          <w:lang w:val="en-US"/>
        </w:rPr>
        <w:t>________________________________________________</w:t>
      </w:r>
    </w:p>
    <w:p w14:paraId="5EEE9423" w14:textId="20F5D0AC" w:rsidR="00740D50" w:rsidRPr="00BD6314" w:rsidRDefault="00740D50" w:rsidP="00BD6314">
      <w:pPr>
        <w:pStyle w:val="BodyText2"/>
        <w:tabs>
          <w:tab w:val="left" w:pos="540"/>
        </w:tabs>
        <w:ind w:left="0"/>
        <w:rPr>
          <w:rFonts w:asciiTheme="minorHAnsi" w:hAnsiTheme="minorHAnsi" w:cstheme="minorHAnsi"/>
          <w:b/>
          <w:color w:val="000000"/>
          <w:sz w:val="22"/>
          <w:szCs w:val="22"/>
          <w:lang w:val="en-US"/>
        </w:rPr>
      </w:pPr>
      <w:r w:rsidRPr="00CA4B88">
        <w:rPr>
          <w:rFonts w:asciiTheme="minorHAnsi" w:hAnsiTheme="minorHAnsi" w:cstheme="minorHAnsi"/>
          <w:b/>
          <w:color w:val="000000"/>
          <w:lang w:val="en-US"/>
        </w:rPr>
        <w:t>8.2</w:t>
      </w:r>
      <w:r w:rsidRPr="00CA4B88">
        <w:rPr>
          <w:rFonts w:asciiTheme="minorHAnsi" w:hAnsiTheme="minorHAnsi" w:cstheme="minorHAnsi"/>
          <w:b/>
          <w:color w:val="000000"/>
          <w:lang w:val="en-US"/>
        </w:rPr>
        <w:tab/>
      </w:r>
      <w:r w:rsidRPr="00CA4B88">
        <w:rPr>
          <w:rFonts w:asciiTheme="minorHAnsi" w:hAnsiTheme="minorHAnsi" w:cstheme="minorHAnsi"/>
          <w:b/>
          <w:color w:val="000000"/>
          <w:sz w:val="22"/>
          <w:szCs w:val="22"/>
          <w:lang w:val="en-US"/>
        </w:rPr>
        <w:t>Detailed Cost Breakdown</w:t>
      </w:r>
    </w:p>
    <w:tbl>
      <w:tblPr>
        <w:tblStyle w:val="TableGrid"/>
        <w:tblW w:w="8635" w:type="dxa"/>
        <w:jc w:val="center"/>
        <w:tblLook w:val="04A0" w:firstRow="1" w:lastRow="0" w:firstColumn="1" w:lastColumn="0" w:noHBand="0" w:noVBand="1"/>
      </w:tblPr>
      <w:tblGrid>
        <w:gridCol w:w="2606"/>
        <w:gridCol w:w="4229"/>
        <w:gridCol w:w="1800"/>
      </w:tblGrid>
      <w:tr w:rsidR="00740D50" w:rsidRPr="00DD79B0" w14:paraId="1089AD8E" w14:textId="77777777" w:rsidTr="00D47F85">
        <w:trPr>
          <w:jc w:val="center"/>
        </w:trPr>
        <w:tc>
          <w:tcPr>
            <w:tcW w:w="2606" w:type="dxa"/>
            <w:shd w:val="clear" w:color="auto" w:fill="45B0E1" w:themeFill="accent1" w:themeFillTint="99"/>
          </w:tcPr>
          <w:p w14:paraId="073813C9" w14:textId="77777777" w:rsidR="00740D50" w:rsidRPr="00DD79B0" w:rsidRDefault="00740D50" w:rsidP="00D47F85">
            <w:pPr>
              <w:rPr>
                <w:rFonts w:asciiTheme="minorHAnsi" w:hAnsiTheme="minorHAnsi" w:cstheme="minorHAnsi"/>
                <w:b/>
                <w:bCs/>
                <w:color w:val="000000"/>
                <w:kern w:val="24"/>
              </w:rPr>
            </w:pPr>
            <w:r w:rsidRPr="00DD79B0">
              <w:rPr>
                <w:rFonts w:asciiTheme="minorHAnsi" w:hAnsiTheme="minorHAnsi" w:cstheme="minorHAnsi"/>
                <w:b/>
                <w:bCs/>
                <w:color w:val="000000"/>
                <w:kern w:val="24"/>
              </w:rPr>
              <w:t>Expense Type</w:t>
            </w:r>
          </w:p>
        </w:tc>
        <w:tc>
          <w:tcPr>
            <w:tcW w:w="4229" w:type="dxa"/>
            <w:shd w:val="clear" w:color="auto" w:fill="45B0E1" w:themeFill="accent1" w:themeFillTint="99"/>
          </w:tcPr>
          <w:p w14:paraId="0D5BCAA8" w14:textId="77777777" w:rsidR="00740D50" w:rsidRPr="00DD79B0" w:rsidRDefault="00740D50" w:rsidP="00D47F85">
            <w:pPr>
              <w:jc w:val="center"/>
              <w:rPr>
                <w:rFonts w:asciiTheme="minorHAnsi" w:hAnsiTheme="minorHAnsi" w:cstheme="minorHAnsi"/>
                <w:b/>
                <w:bCs/>
              </w:rPr>
            </w:pPr>
            <w:r w:rsidRPr="00DD79B0">
              <w:rPr>
                <w:rFonts w:asciiTheme="minorHAnsi" w:hAnsiTheme="minorHAnsi" w:cstheme="minorHAnsi"/>
                <w:b/>
                <w:bCs/>
              </w:rPr>
              <w:t>Description</w:t>
            </w:r>
          </w:p>
        </w:tc>
        <w:tc>
          <w:tcPr>
            <w:tcW w:w="1800" w:type="dxa"/>
            <w:shd w:val="clear" w:color="auto" w:fill="45B0E1" w:themeFill="accent1" w:themeFillTint="99"/>
          </w:tcPr>
          <w:p w14:paraId="157A5132" w14:textId="77777777" w:rsidR="00740D50" w:rsidRPr="00A43B69" w:rsidRDefault="00740D50" w:rsidP="00D47F85">
            <w:pPr>
              <w:jc w:val="center"/>
              <w:rPr>
                <w:rFonts w:asciiTheme="minorHAnsi" w:hAnsiTheme="minorHAnsi" w:cstheme="minorHAnsi"/>
                <w:b/>
                <w:bCs/>
              </w:rPr>
            </w:pPr>
            <w:r w:rsidRPr="00A43B69">
              <w:rPr>
                <w:rFonts w:asciiTheme="minorHAnsi" w:hAnsiTheme="minorHAnsi" w:cstheme="minorHAnsi"/>
                <w:b/>
                <w:bCs/>
              </w:rPr>
              <w:t>Cost</w:t>
            </w:r>
          </w:p>
        </w:tc>
      </w:tr>
      <w:tr w:rsidR="00740D50" w:rsidRPr="00DD79B0" w14:paraId="2D0A3905" w14:textId="77777777" w:rsidTr="00D47F85">
        <w:trPr>
          <w:jc w:val="center"/>
        </w:trPr>
        <w:tc>
          <w:tcPr>
            <w:tcW w:w="2606" w:type="dxa"/>
          </w:tcPr>
          <w:p w14:paraId="0CD3D184" w14:textId="2CB06C33" w:rsidR="00740D50" w:rsidRPr="00A43B69" w:rsidRDefault="008457F8" w:rsidP="00D47F85">
            <w:pPr>
              <w:rPr>
                <w:rFonts w:asciiTheme="minorHAnsi" w:hAnsiTheme="minorHAnsi" w:cstheme="minorHAnsi"/>
                <w:b/>
                <w:bCs/>
                <w:color w:val="000000"/>
                <w:kern w:val="24"/>
              </w:rPr>
            </w:pPr>
            <w:r w:rsidRPr="008457F8">
              <w:rPr>
                <w:rFonts w:asciiTheme="minorHAnsi" w:hAnsiTheme="minorHAnsi" w:cstheme="minorHAnsi"/>
                <w:b/>
                <w:bCs/>
                <w:color w:val="000000"/>
                <w:kern w:val="24"/>
              </w:rPr>
              <w:t>Recruitment &amp; Honoraria</w:t>
            </w:r>
          </w:p>
        </w:tc>
        <w:tc>
          <w:tcPr>
            <w:tcW w:w="4229" w:type="dxa"/>
          </w:tcPr>
          <w:p w14:paraId="35197FE2" w14:textId="5361A7F4" w:rsidR="00740D50" w:rsidRPr="00A43B69" w:rsidRDefault="008457F8" w:rsidP="00D47F85">
            <w:pPr>
              <w:jc w:val="center"/>
              <w:rPr>
                <w:rFonts w:asciiTheme="minorHAnsi" w:hAnsiTheme="minorHAnsi" w:cstheme="minorHAnsi"/>
              </w:rPr>
            </w:pPr>
            <w:r w:rsidRPr="008457F8">
              <w:rPr>
                <w:rFonts w:asciiTheme="minorHAnsi" w:hAnsiTheme="minorHAnsi" w:cstheme="minorHAnsi"/>
              </w:rPr>
              <w:t>Recruitment Fees / Management; Honoraria</w:t>
            </w:r>
          </w:p>
        </w:tc>
        <w:tc>
          <w:tcPr>
            <w:tcW w:w="1800" w:type="dxa"/>
          </w:tcPr>
          <w:p w14:paraId="2E4BCD28" w14:textId="246C5C0A" w:rsidR="00740D50" w:rsidRPr="00A43B69" w:rsidRDefault="008457F8" w:rsidP="00D47F85">
            <w:pPr>
              <w:jc w:val="center"/>
              <w:rPr>
                <w:rFonts w:asciiTheme="minorHAnsi" w:hAnsiTheme="minorHAnsi" w:cstheme="minorHAnsi"/>
              </w:rPr>
            </w:pPr>
            <w:r>
              <w:rPr>
                <w:rFonts w:asciiTheme="minorHAnsi" w:hAnsiTheme="minorHAnsi" w:cstheme="minorHAnsi"/>
              </w:rPr>
              <w:t>$</w:t>
            </w:r>
            <w:r w:rsidR="002A0C4C">
              <w:rPr>
                <w:rFonts w:asciiTheme="minorHAnsi" w:hAnsiTheme="minorHAnsi" w:cstheme="minorHAnsi"/>
              </w:rPr>
              <w:t>19</w:t>
            </w:r>
            <w:r>
              <w:rPr>
                <w:rFonts w:asciiTheme="minorHAnsi" w:hAnsiTheme="minorHAnsi" w:cstheme="minorHAnsi"/>
              </w:rPr>
              <w:t>,000</w:t>
            </w:r>
          </w:p>
        </w:tc>
      </w:tr>
      <w:tr w:rsidR="00740D50" w:rsidRPr="00DD79B0" w14:paraId="5A49054E" w14:textId="77777777" w:rsidTr="00D47F85">
        <w:trPr>
          <w:jc w:val="center"/>
        </w:trPr>
        <w:tc>
          <w:tcPr>
            <w:tcW w:w="2606" w:type="dxa"/>
            <w:shd w:val="clear" w:color="auto" w:fill="FFFFCC"/>
          </w:tcPr>
          <w:p w14:paraId="44113C86" w14:textId="77777777" w:rsidR="00740D50" w:rsidRPr="00A43B69" w:rsidRDefault="00740D50" w:rsidP="00D47F85">
            <w:pPr>
              <w:rPr>
                <w:rFonts w:asciiTheme="minorHAnsi" w:hAnsiTheme="minorHAnsi" w:cstheme="minorHAnsi"/>
                <w:b/>
                <w:bCs/>
                <w:color w:val="000000"/>
                <w:kern w:val="24"/>
              </w:rPr>
            </w:pPr>
            <w:r w:rsidRPr="00DD79B0">
              <w:rPr>
                <w:rFonts w:asciiTheme="minorHAnsi" w:hAnsiTheme="minorHAnsi" w:cstheme="minorHAnsi"/>
                <w:b/>
                <w:bCs/>
                <w:color w:val="000000"/>
                <w:kern w:val="24"/>
              </w:rPr>
              <w:t>Subtotal</w:t>
            </w:r>
          </w:p>
        </w:tc>
        <w:tc>
          <w:tcPr>
            <w:tcW w:w="4229" w:type="dxa"/>
            <w:shd w:val="clear" w:color="auto" w:fill="FFFFCC"/>
          </w:tcPr>
          <w:p w14:paraId="644BA802" w14:textId="77777777" w:rsidR="00740D50" w:rsidRPr="00A43B69" w:rsidRDefault="00740D50" w:rsidP="00D47F85">
            <w:pPr>
              <w:jc w:val="center"/>
              <w:rPr>
                <w:rFonts w:asciiTheme="minorHAnsi" w:hAnsiTheme="minorHAnsi" w:cstheme="minorHAnsi"/>
              </w:rPr>
            </w:pPr>
          </w:p>
        </w:tc>
        <w:tc>
          <w:tcPr>
            <w:tcW w:w="1800" w:type="dxa"/>
            <w:shd w:val="clear" w:color="auto" w:fill="FFFFCC"/>
          </w:tcPr>
          <w:p w14:paraId="457951EF" w14:textId="77777777" w:rsidR="00740D50" w:rsidRPr="00A43B69" w:rsidRDefault="00740D50" w:rsidP="00D47F85">
            <w:pPr>
              <w:jc w:val="center"/>
              <w:rPr>
                <w:rFonts w:asciiTheme="minorHAnsi" w:hAnsiTheme="minorHAnsi" w:cstheme="minorHAnsi"/>
              </w:rPr>
            </w:pPr>
          </w:p>
        </w:tc>
      </w:tr>
      <w:tr w:rsidR="00740D50" w:rsidRPr="00DD79B0" w14:paraId="1615AD50" w14:textId="77777777" w:rsidTr="00D47F85">
        <w:trPr>
          <w:jc w:val="center"/>
        </w:trPr>
        <w:tc>
          <w:tcPr>
            <w:tcW w:w="6835" w:type="dxa"/>
            <w:gridSpan w:val="2"/>
          </w:tcPr>
          <w:p w14:paraId="052CC03F" w14:textId="7E1878B9" w:rsidR="00740D50" w:rsidRPr="00D77DEF" w:rsidRDefault="00740D50" w:rsidP="00D47F85">
            <w:pPr>
              <w:jc w:val="right"/>
              <w:rPr>
                <w:rFonts w:asciiTheme="minorHAnsi" w:hAnsiTheme="minorHAnsi" w:cstheme="minorHAnsi"/>
                <w:b/>
                <w:bCs/>
                <w:szCs w:val="24"/>
              </w:rPr>
            </w:pPr>
            <w:r w:rsidRPr="00D77DEF">
              <w:rPr>
                <w:rFonts w:asciiTheme="minorHAnsi" w:hAnsiTheme="minorHAnsi" w:cstheme="minorHAnsi"/>
                <w:b/>
                <w:bCs/>
                <w:szCs w:val="24"/>
              </w:rPr>
              <w:t>Total</w:t>
            </w:r>
            <w:r w:rsidR="008457F8">
              <w:rPr>
                <w:rFonts w:asciiTheme="minorHAnsi" w:hAnsiTheme="minorHAnsi" w:cstheme="minorHAnsi"/>
                <w:b/>
                <w:bCs/>
                <w:szCs w:val="24"/>
              </w:rPr>
              <w:t xml:space="preserve"> for Zero-Cost Pilot Wave</w:t>
            </w:r>
          </w:p>
        </w:tc>
        <w:tc>
          <w:tcPr>
            <w:tcW w:w="1800" w:type="dxa"/>
          </w:tcPr>
          <w:p w14:paraId="20D7E916" w14:textId="20A97C0A" w:rsidR="00740D50" w:rsidRPr="00A43B69" w:rsidRDefault="008457F8" w:rsidP="00D47F85">
            <w:pPr>
              <w:jc w:val="center"/>
              <w:rPr>
                <w:rFonts w:asciiTheme="minorHAnsi" w:hAnsiTheme="minorHAnsi" w:cstheme="minorHAnsi"/>
              </w:rPr>
            </w:pPr>
            <w:r>
              <w:rPr>
                <w:rFonts w:asciiTheme="minorHAnsi" w:hAnsiTheme="minorHAnsi" w:cstheme="minorHAnsi"/>
              </w:rPr>
              <w:t>$0</w:t>
            </w:r>
          </w:p>
        </w:tc>
      </w:tr>
    </w:tbl>
    <w:p w14:paraId="58A69201" w14:textId="77777777" w:rsidR="00740D50" w:rsidRPr="00CA4B88" w:rsidRDefault="00740D50" w:rsidP="00740D50">
      <w:pPr>
        <w:ind w:left="360" w:firstLine="450"/>
        <w:rPr>
          <w:rFonts w:asciiTheme="minorHAnsi" w:hAnsiTheme="minorHAnsi" w:cstheme="minorHAnsi"/>
        </w:rPr>
      </w:pPr>
    </w:p>
    <w:p w14:paraId="093C1632"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4" w:color="000000"/>
        </w:pBdr>
        <w:shd w:val="clear" w:color="auto" w:fill="000080"/>
        <w:rPr>
          <w:color w:val="FFFFFF" w:themeColor="background1"/>
        </w:rPr>
      </w:pPr>
      <w:r w:rsidRPr="00740D50">
        <w:rPr>
          <w:rFonts w:asciiTheme="minorHAnsi" w:hAnsiTheme="minorHAnsi" w:cstheme="minorHAnsi"/>
          <w:bCs/>
          <w:color w:val="FFFFFF" w:themeColor="background1"/>
        </w:rPr>
        <w:t>SAFETY</w:t>
      </w:r>
      <w:r w:rsidRPr="00740D50">
        <w:rPr>
          <w:color w:val="FFFFFF" w:themeColor="background1"/>
        </w:rPr>
        <w:t xml:space="preserve"> REPORTING &amp; Personal data</w:t>
      </w:r>
    </w:p>
    <w:p w14:paraId="612C29DE" w14:textId="77777777" w:rsidR="00740D50" w:rsidRPr="009314DA" w:rsidRDefault="00740D50" w:rsidP="00740D50">
      <w:pPr>
        <w:rPr>
          <w:rFonts w:asciiTheme="minorHAnsi" w:hAnsiTheme="minorHAnsi" w:cstheme="minorHAnsi"/>
        </w:rPr>
      </w:pPr>
      <w:r w:rsidRPr="009314DA">
        <w:rPr>
          <w:rFonts w:asciiTheme="minorHAnsi" w:hAnsiTheme="minorHAnsi" w:cstheme="minorHAnsi"/>
        </w:rPr>
        <w:t xml:space="preserve">The following two questions are included to address certain requirements concerning the proper execution of Safety Reporting requirements and the proper handling of Personal Data, as outlined in the Safety Reporting Exhibit and Personal Data Appendix (“Appendix”) to the Pfizer-Supplier contract. </w:t>
      </w:r>
    </w:p>
    <w:p w14:paraId="764F2234" w14:textId="77777777" w:rsidR="00740D50" w:rsidRDefault="00740D50" w:rsidP="00740D50">
      <w:pPr>
        <w:ind w:left="360" w:firstLine="450"/>
        <w:rPr>
          <w:rFonts w:asciiTheme="minorHAnsi" w:hAnsiTheme="minorHAnsi" w:cstheme="minorHAnsi"/>
        </w:rPr>
      </w:pPr>
    </w:p>
    <w:p w14:paraId="0AF85B72" w14:textId="77777777" w:rsidR="004501AA" w:rsidRDefault="004501AA">
      <w:r>
        <w:br w:type="page"/>
      </w:r>
    </w:p>
    <w:tbl>
      <w:tblPr>
        <w:tblStyle w:val="TableGrid"/>
        <w:tblW w:w="0" w:type="auto"/>
        <w:tblInd w:w="468" w:type="dxa"/>
        <w:tblLook w:val="04A0" w:firstRow="1" w:lastRow="0" w:firstColumn="1" w:lastColumn="0" w:noHBand="0" w:noVBand="1"/>
      </w:tblPr>
      <w:tblGrid>
        <w:gridCol w:w="7353"/>
        <w:gridCol w:w="799"/>
        <w:gridCol w:w="730"/>
      </w:tblGrid>
      <w:tr w:rsidR="00740D50" w:rsidRPr="005E1D36" w14:paraId="6FA24C7E" w14:textId="77777777" w:rsidTr="00D47F85">
        <w:tc>
          <w:tcPr>
            <w:tcW w:w="7560" w:type="dxa"/>
          </w:tcPr>
          <w:p w14:paraId="54E02F0F" w14:textId="5E01ED45" w:rsidR="00740D50" w:rsidRPr="005E1D36" w:rsidRDefault="00740D50" w:rsidP="00D47F85">
            <w:pPr>
              <w:rPr>
                <w:rFonts w:ascii="Calibri" w:hAnsi="Calibri"/>
                <w:b/>
                <w:szCs w:val="22"/>
                <w:u w:val="single"/>
              </w:rPr>
            </w:pPr>
            <w:r w:rsidRPr="005E1D36">
              <w:rPr>
                <w:rFonts w:ascii="Calibri" w:hAnsi="Calibri"/>
                <w:b/>
                <w:szCs w:val="22"/>
                <w:u w:val="single"/>
              </w:rPr>
              <w:lastRenderedPageBreak/>
              <w:t>Compliance with Pfizer’s Safety Reporting Requirements:</w:t>
            </w:r>
          </w:p>
          <w:p w14:paraId="377A2A31" w14:textId="77777777" w:rsidR="00740D50" w:rsidRPr="005E1D36" w:rsidRDefault="00740D50" w:rsidP="00D47F85">
            <w:pPr>
              <w:rPr>
                <w:rFonts w:ascii="Calibri" w:hAnsi="Calibri"/>
                <w:szCs w:val="22"/>
              </w:rPr>
            </w:pPr>
          </w:p>
          <w:p w14:paraId="7365C878" w14:textId="77777777" w:rsidR="00740D50" w:rsidRDefault="00740D50" w:rsidP="00D47F85">
            <w:pPr>
              <w:rPr>
                <w:rFonts w:ascii="Calibri" w:hAnsi="Calibri"/>
              </w:rPr>
            </w:pPr>
            <w:r w:rsidRPr="6AFA7C22">
              <w:rPr>
                <w:rFonts w:ascii="Calibri" w:hAnsi="Calibri"/>
              </w:rPr>
              <w:t>Does the possibility exist for the Supplier to receive Adverse Event, At Risk Scenario, Unexpected Therapeutic Effect, Product Quality Complaint, Medical Device, or Medical Device Complaint feedback (as outlined in the Safety Reporting Exhibit to the Pfizer-Supplier contract) from any third party while executing the work outlined within the SOW?</w:t>
            </w:r>
          </w:p>
          <w:p w14:paraId="7ACF235D" w14:textId="3B8372A9" w:rsidR="004501AA" w:rsidRPr="004501AA" w:rsidRDefault="004501AA" w:rsidP="00D47F85">
            <w:pPr>
              <w:rPr>
                <w:rFonts w:ascii="Calibri" w:hAnsi="Calibri"/>
              </w:rPr>
            </w:pPr>
          </w:p>
        </w:tc>
        <w:tc>
          <w:tcPr>
            <w:tcW w:w="810" w:type="dxa"/>
          </w:tcPr>
          <w:p w14:paraId="778CAEC7" w14:textId="77777777" w:rsidR="00740D50" w:rsidRPr="005E1D36" w:rsidRDefault="00740D50" w:rsidP="00D47F85">
            <w:pPr>
              <w:jc w:val="center"/>
              <w:rPr>
                <w:rFonts w:ascii="Calibri" w:hAnsi="Calibri"/>
                <w:b/>
                <w:szCs w:val="22"/>
              </w:rPr>
            </w:pPr>
            <w:r w:rsidRPr="005E1D36">
              <w:rPr>
                <w:rFonts w:ascii="Calibri" w:hAnsi="Calibri"/>
                <w:b/>
                <w:szCs w:val="22"/>
              </w:rPr>
              <w:t>NO</w:t>
            </w:r>
          </w:p>
          <w:p w14:paraId="6B19FC34" w14:textId="77777777" w:rsidR="00740D50" w:rsidRPr="005E1D36" w:rsidRDefault="00740D50" w:rsidP="00D47F85">
            <w:pPr>
              <w:jc w:val="center"/>
              <w:rPr>
                <w:rFonts w:ascii="Calibri" w:hAnsi="Calibri"/>
                <w:szCs w:val="22"/>
              </w:rPr>
            </w:pPr>
          </w:p>
          <w:p w14:paraId="5EED5717" w14:textId="77777777" w:rsidR="00740D50" w:rsidRPr="005E1D36" w:rsidRDefault="00740D50" w:rsidP="00D47F85">
            <w:pPr>
              <w:jc w:val="center"/>
              <w:rPr>
                <w:rFonts w:ascii="Calibri" w:hAnsi="Calibri"/>
                <w:szCs w:val="22"/>
              </w:rPr>
            </w:pPr>
          </w:p>
          <w:sdt>
            <w:sdtPr>
              <w:rPr>
                <w:rFonts w:ascii="Calibri" w:hAnsi="Calibri"/>
              </w:rPr>
              <w:id w:val="-1359042000"/>
              <w14:checkbox>
                <w14:checked w14:val="0"/>
                <w14:checkedState w14:val="2612" w14:font="MS Gothic"/>
                <w14:uncheckedState w14:val="2610" w14:font="MS Gothic"/>
              </w14:checkbox>
            </w:sdtPr>
            <w:sdtEndPr/>
            <w:sdtContent>
              <w:p w14:paraId="52330577" w14:textId="77777777" w:rsidR="00740D50" w:rsidRPr="005E1D36" w:rsidRDefault="00740D50" w:rsidP="00D47F85">
                <w:pPr>
                  <w:jc w:val="center"/>
                  <w:rPr>
                    <w:rFonts w:ascii="Calibri" w:hAnsi="Calibri"/>
                    <w:szCs w:val="22"/>
                  </w:rPr>
                </w:pPr>
                <w:r w:rsidRPr="005E1D36">
                  <w:rPr>
                    <w:rFonts w:ascii="MS Gothic" w:eastAsia="MS Gothic" w:hAnsi="MS Gothic" w:cs="MS Gothic" w:hint="eastAsia"/>
                    <w:szCs w:val="22"/>
                  </w:rPr>
                  <w:t>☐</w:t>
                </w:r>
              </w:p>
            </w:sdtContent>
          </w:sdt>
        </w:tc>
        <w:tc>
          <w:tcPr>
            <w:tcW w:w="738" w:type="dxa"/>
          </w:tcPr>
          <w:p w14:paraId="0A658698" w14:textId="77777777" w:rsidR="00740D50" w:rsidRPr="005E1D36" w:rsidRDefault="00740D50" w:rsidP="00D47F85">
            <w:pPr>
              <w:jc w:val="center"/>
              <w:rPr>
                <w:rFonts w:ascii="Calibri" w:hAnsi="Calibri"/>
                <w:b/>
                <w:szCs w:val="22"/>
              </w:rPr>
            </w:pPr>
            <w:r w:rsidRPr="005E1D36">
              <w:rPr>
                <w:rFonts w:ascii="Calibri" w:hAnsi="Calibri"/>
                <w:b/>
                <w:szCs w:val="22"/>
              </w:rPr>
              <w:t>YES</w:t>
            </w:r>
          </w:p>
          <w:p w14:paraId="73E918F5" w14:textId="77777777" w:rsidR="00740D50" w:rsidRPr="005E1D36" w:rsidRDefault="00740D50" w:rsidP="00D47F85">
            <w:pPr>
              <w:jc w:val="center"/>
              <w:rPr>
                <w:rFonts w:ascii="Calibri" w:hAnsi="Calibri"/>
                <w:szCs w:val="22"/>
              </w:rPr>
            </w:pPr>
          </w:p>
          <w:p w14:paraId="506F617E" w14:textId="77777777" w:rsidR="00740D50" w:rsidRPr="005E1D36" w:rsidRDefault="00740D50" w:rsidP="00D47F85">
            <w:pPr>
              <w:jc w:val="center"/>
              <w:rPr>
                <w:rFonts w:ascii="Calibri" w:hAnsi="Calibri"/>
                <w:szCs w:val="22"/>
              </w:rPr>
            </w:pPr>
          </w:p>
          <w:sdt>
            <w:sdtPr>
              <w:rPr>
                <w:rFonts w:ascii="Calibri" w:hAnsi="Calibri"/>
              </w:rPr>
              <w:id w:val="-1542120320"/>
              <w14:checkbox>
                <w14:checked w14:val="1"/>
                <w14:checkedState w14:val="2612" w14:font="MS Gothic"/>
                <w14:uncheckedState w14:val="2610" w14:font="MS Gothic"/>
              </w14:checkbox>
            </w:sdtPr>
            <w:sdtEndPr/>
            <w:sdtContent>
              <w:p w14:paraId="5BFC0D97" w14:textId="1BDB1AB2" w:rsidR="00740D50" w:rsidRPr="005E1D36" w:rsidRDefault="008457F8" w:rsidP="00D47F85">
                <w:pPr>
                  <w:jc w:val="center"/>
                  <w:rPr>
                    <w:rFonts w:ascii="Calibri" w:hAnsi="Calibri"/>
                    <w:szCs w:val="22"/>
                  </w:rPr>
                </w:pPr>
                <w:r>
                  <w:rPr>
                    <w:rFonts w:ascii="MS Gothic" w:eastAsia="MS Gothic" w:hAnsi="MS Gothic" w:hint="eastAsia"/>
                  </w:rPr>
                  <w:t>☒</w:t>
                </w:r>
              </w:p>
            </w:sdtContent>
          </w:sdt>
        </w:tc>
      </w:tr>
      <w:tr w:rsidR="00740D50" w:rsidRPr="005E1D36" w14:paraId="3A9CDEFE" w14:textId="77777777" w:rsidTr="00D47F85">
        <w:tc>
          <w:tcPr>
            <w:tcW w:w="7560" w:type="dxa"/>
          </w:tcPr>
          <w:p w14:paraId="405D7A88" w14:textId="5017A014" w:rsidR="00740D50" w:rsidRPr="004501AA" w:rsidRDefault="004501AA" w:rsidP="00D47F85">
            <w:pPr>
              <w:rPr>
                <w:rFonts w:ascii="Calibri" w:hAnsi="Calibri"/>
                <w:szCs w:val="22"/>
              </w:rPr>
            </w:pPr>
            <w:r w:rsidRPr="004501AA">
              <w:rPr>
                <w:rFonts w:ascii="Calibri" w:hAnsi="Calibri"/>
                <w:szCs w:val="22"/>
              </w:rPr>
              <w:t xml:space="preserve">ZoomRx will monitor for AEs in the survey data on a daily </w:t>
            </w:r>
            <w:proofErr w:type="gramStart"/>
            <w:r w:rsidRPr="004501AA">
              <w:rPr>
                <w:rFonts w:ascii="Calibri" w:hAnsi="Calibri"/>
                <w:szCs w:val="22"/>
              </w:rPr>
              <w:t>basis, and</w:t>
            </w:r>
            <w:proofErr w:type="gramEnd"/>
            <w:r w:rsidRPr="004501AA">
              <w:rPr>
                <w:rFonts w:ascii="Calibri" w:hAnsi="Calibri"/>
                <w:szCs w:val="22"/>
              </w:rPr>
              <w:t xml:space="preserve"> report any identified AEs to Pfizer. All ZoomRx team members will be trained on the Pfizer AE identification and reporting processes.</w:t>
            </w:r>
          </w:p>
          <w:p w14:paraId="5D327784" w14:textId="77777777" w:rsidR="00740D50" w:rsidRPr="005E1D36" w:rsidRDefault="00740D50" w:rsidP="00D47F85">
            <w:pPr>
              <w:rPr>
                <w:rFonts w:ascii="Calibri" w:hAnsi="Calibri"/>
                <w:color w:val="0E2841" w:themeColor="text2"/>
                <w:szCs w:val="22"/>
              </w:rPr>
            </w:pPr>
          </w:p>
          <w:p w14:paraId="741FE10F" w14:textId="77777777" w:rsidR="00740D50" w:rsidRPr="005E1D36" w:rsidRDefault="00740D50" w:rsidP="00D47F85">
            <w:pPr>
              <w:rPr>
                <w:rFonts w:ascii="Calibri" w:hAnsi="Calibri"/>
                <w:szCs w:val="22"/>
              </w:rPr>
            </w:pPr>
          </w:p>
        </w:tc>
        <w:tc>
          <w:tcPr>
            <w:tcW w:w="810" w:type="dxa"/>
          </w:tcPr>
          <w:p w14:paraId="060A020D" w14:textId="77777777" w:rsidR="00740D50" w:rsidRPr="005E1D36" w:rsidRDefault="00740D50" w:rsidP="00D47F85">
            <w:pPr>
              <w:rPr>
                <w:rFonts w:ascii="Calibri" w:hAnsi="Calibri"/>
                <w:szCs w:val="22"/>
              </w:rPr>
            </w:pPr>
          </w:p>
        </w:tc>
        <w:tc>
          <w:tcPr>
            <w:tcW w:w="738" w:type="dxa"/>
          </w:tcPr>
          <w:p w14:paraId="48FD5B1A" w14:textId="77777777" w:rsidR="00740D50" w:rsidRPr="005E1D36" w:rsidRDefault="00740D50" w:rsidP="00D47F85">
            <w:pPr>
              <w:rPr>
                <w:rFonts w:ascii="Calibri" w:hAnsi="Calibri"/>
                <w:szCs w:val="22"/>
              </w:rPr>
            </w:pPr>
          </w:p>
        </w:tc>
      </w:tr>
    </w:tbl>
    <w:p w14:paraId="2F239B5A" w14:textId="77777777" w:rsidR="00740D50" w:rsidRDefault="00740D50" w:rsidP="00740D50">
      <w:pPr>
        <w:ind w:left="360" w:firstLine="450"/>
        <w:rPr>
          <w:rFonts w:asciiTheme="minorHAnsi" w:hAnsiTheme="minorHAnsi" w:cstheme="minorHAnsi"/>
        </w:rPr>
      </w:pPr>
    </w:p>
    <w:tbl>
      <w:tblPr>
        <w:tblStyle w:val="TableGrid"/>
        <w:tblW w:w="0" w:type="auto"/>
        <w:tblInd w:w="468" w:type="dxa"/>
        <w:tblLook w:val="04A0" w:firstRow="1" w:lastRow="0" w:firstColumn="1" w:lastColumn="0" w:noHBand="0" w:noVBand="1"/>
      </w:tblPr>
      <w:tblGrid>
        <w:gridCol w:w="7349"/>
        <w:gridCol w:w="801"/>
        <w:gridCol w:w="732"/>
      </w:tblGrid>
      <w:tr w:rsidR="00740D50" w:rsidRPr="005E1D36" w14:paraId="17B6D2BA" w14:textId="77777777" w:rsidTr="00D47F85">
        <w:trPr>
          <w:trHeight w:val="404"/>
        </w:trPr>
        <w:tc>
          <w:tcPr>
            <w:tcW w:w="7349" w:type="dxa"/>
          </w:tcPr>
          <w:p w14:paraId="040BA6D0" w14:textId="77777777" w:rsidR="00740D50" w:rsidRPr="00BA7682" w:rsidRDefault="00740D50" w:rsidP="00D47F85">
            <w:pPr>
              <w:rPr>
                <w:rFonts w:ascii="Calibri" w:hAnsi="Calibri"/>
                <w:b/>
                <w:bCs/>
                <w:u w:val="single"/>
              </w:rPr>
            </w:pPr>
            <w:r w:rsidRPr="00BA7682">
              <w:rPr>
                <w:rFonts w:ascii="Calibri" w:hAnsi="Calibri"/>
                <w:b/>
                <w:bCs/>
                <w:u w:val="single"/>
              </w:rPr>
              <w:t>Personal Data:</w:t>
            </w:r>
          </w:p>
        </w:tc>
        <w:tc>
          <w:tcPr>
            <w:tcW w:w="801" w:type="dxa"/>
          </w:tcPr>
          <w:p w14:paraId="4E0B283E" w14:textId="77777777" w:rsidR="00740D50" w:rsidRPr="005E1D36" w:rsidRDefault="00740D50" w:rsidP="00D47F85">
            <w:pPr>
              <w:jc w:val="center"/>
              <w:rPr>
                <w:rFonts w:ascii="Calibri" w:hAnsi="Calibri"/>
                <w:b/>
                <w:szCs w:val="22"/>
              </w:rPr>
            </w:pPr>
            <w:r>
              <w:rPr>
                <w:rFonts w:ascii="Calibri" w:hAnsi="Calibri"/>
                <w:b/>
                <w:szCs w:val="22"/>
              </w:rPr>
              <w:t>NO</w:t>
            </w:r>
          </w:p>
        </w:tc>
        <w:tc>
          <w:tcPr>
            <w:tcW w:w="732" w:type="dxa"/>
          </w:tcPr>
          <w:p w14:paraId="1D13B295" w14:textId="77777777" w:rsidR="00740D50" w:rsidRPr="5B932CDF" w:rsidRDefault="00740D50" w:rsidP="00D47F85">
            <w:pPr>
              <w:jc w:val="center"/>
              <w:rPr>
                <w:rFonts w:ascii="Calibri" w:hAnsi="Calibri"/>
                <w:b/>
              </w:rPr>
            </w:pPr>
            <w:r>
              <w:rPr>
                <w:rFonts w:ascii="Calibri" w:hAnsi="Calibri"/>
                <w:b/>
              </w:rPr>
              <w:t>YES</w:t>
            </w:r>
          </w:p>
        </w:tc>
      </w:tr>
      <w:tr w:rsidR="00740D50" w:rsidRPr="005E1D36" w14:paraId="664C2421" w14:textId="77777777" w:rsidTr="00D47F85">
        <w:trPr>
          <w:trHeight w:val="1430"/>
        </w:trPr>
        <w:tc>
          <w:tcPr>
            <w:tcW w:w="7349" w:type="dxa"/>
          </w:tcPr>
          <w:p w14:paraId="78848455" w14:textId="239609D0" w:rsidR="00740D50" w:rsidRPr="008457F8" w:rsidRDefault="00740D50" w:rsidP="00D47F85">
            <w:pPr>
              <w:rPr>
                <w:rFonts w:ascii="Calibri" w:hAnsi="Calibri"/>
                <w:b/>
                <w:szCs w:val="22"/>
                <w:u w:val="single"/>
              </w:rPr>
            </w:pPr>
            <w:r w:rsidRPr="5B932CDF">
              <w:rPr>
                <w:rFonts w:ascii="Calibri" w:hAnsi="Calibri"/>
              </w:rPr>
              <w:t>Will the Supplier be processing or transferring Personal Data in performance of the Services under this SOW</w:t>
            </w:r>
            <w:r w:rsidR="008457F8">
              <w:rPr>
                <w:rFonts w:ascii="Calibri" w:hAnsi="Calibri"/>
              </w:rPr>
              <w:t>?</w:t>
            </w:r>
          </w:p>
        </w:tc>
        <w:tc>
          <w:tcPr>
            <w:tcW w:w="801" w:type="dxa"/>
          </w:tcPr>
          <w:sdt>
            <w:sdtPr>
              <w:rPr>
                <w:rFonts w:ascii="Calibri" w:hAnsi="Calibri"/>
                <w:szCs w:val="22"/>
              </w:rPr>
              <w:id w:val="-1598636581"/>
              <w14:checkbox>
                <w14:checked w14:val="1"/>
                <w14:checkedState w14:val="2612" w14:font="MS Gothic"/>
                <w14:uncheckedState w14:val="2610" w14:font="MS Gothic"/>
              </w14:checkbox>
            </w:sdtPr>
            <w:sdtEndPr/>
            <w:sdtContent>
              <w:p w14:paraId="0ED5BA27" w14:textId="5B321A36" w:rsidR="00740D50" w:rsidRPr="00980BDA" w:rsidRDefault="008457F8" w:rsidP="00D47F85">
                <w:pPr>
                  <w:jc w:val="center"/>
                  <w:rPr>
                    <w:rFonts w:ascii="Calibri" w:hAnsi="Calibri"/>
                  </w:rPr>
                </w:pPr>
                <w:r>
                  <w:rPr>
                    <w:rFonts w:ascii="MS Gothic" w:eastAsia="MS Gothic" w:hAnsi="MS Gothic" w:hint="eastAsia"/>
                    <w:szCs w:val="22"/>
                  </w:rPr>
                  <w:t>☒</w:t>
                </w:r>
              </w:p>
            </w:sdtContent>
          </w:sdt>
        </w:tc>
        <w:tc>
          <w:tcPr>
            <w:tcW w:w="732" w:type="dxa"/>
          </w:tcPr>
          <w:sdt>
            <w:sdtPr>
              <w:rPr>
                <w:rFonts w:ascii="Calibri" w:hAnsi="Calibri"/>
                <w:szCs w:val="22"/>
              </w:rPr>
              <w:id w:val="-975756566"/>
              <w14:checkbox>
                <w14:checked w14:val="0"/>
                <w14:checkedState w14:val="2612" w14:font="MS Gothic"/>
                <w14:uncheckedState w14:val="2610" w14:font="MS Gothic"/>
              </w14:checkbox>
            </w:sdtPr>
            <w:sdtEndPr/>
            <w:sdtContent>
              <w:p w14:paraId="385314A7" w14:textId="77777777" w:rsidR="00740D50" w:rsidRPr="00980BDA" w:rsidRDefault="00740D50" w:rsidP="00D47F85">
                <w:pPr>
                  <w:jc w:val="center"/>
                  <w:rPr>
                    <w:rFonts w:ascii="Calibri" w:hAnsi="Calibri"/>
                  </w:rPr>
                </w:pPr>
                <w:r w:rsidRPr="5B932CDF">
                  <w:rPr>
                    <w:rFonts w:ascii="MS Gothic" w:eastAsia="MS Gothic" w:hAnsi="MS Gothic" w:cs="MS Gothic"/>
                  </w:rPr>
                  <w:t>☐</w:t>
                </w:r>
              </w:p>
            </w:sdtContent>
          </w:sdt>
        </w:tc>
      </w:tr>
      <w:tr w:rsidR="00740D50" w:rsidRPr="005E1D36" w14:paraId="102A6225" w14:textId="77777777" w:rsidTr="00D47F85">
        <w:tc>
          <w:tcPr>
            <w:tcW w:w="7349" w:type="dxa"/>
          </w:tcPr>
          <w:p w14:paraId="4AB7A38C" w14:textId="77777777" w:rsidR="00740D50" w:rsidRDefault="00740D50" w:rsidP="00D47F85">
            <w:pPr>
              <w:rPr>
                <w:rFonts w:ascii="Calibri" w:hAnsi="Calibri"/>
              </w:rPr>
            </w:pPr>
            <w:r w:rsidRPr="5B932CDF">
              <w:rPr>
                <w:rFonts w:ascii="Calibri" w:hAnsi="Calibri"/>
              </w:rPr>
              <w:t>Will any of this data be Personally Identifiable Information transferred to Pfizer?</w:t>
            </w:r>
          </w:p>
          <w:p w14:paraId="020A14C5" w14:textId="77777777" w:rsidR="00740D50" w:rsidRDefault="00740D50" w:rsidP="00D47F85">
            <w:pPr>
              <w:rPr>
                <w:rFonts w:ascii="Calibri" w:hAnsi="Calibri"/>
              </w:rPr>
            </w:pPr>
          </w:p>
          <w:p w14:paraId="332FF031" w14:textId="77777777" w:rsidR="00740D50" w:rsidRPr="005E1D36" w:rsidRDefault="00740D50" w:rsidP="00D47F85">
            <w:pPr>
              <w:rPr>
                <w:rFonts w:ascii="Calibri" w:hAnsi="Calibri"/>
                <w:b/>
                <w:szCs w:val="22"/>
                <w:u w:val="single"/>
              </w:rPr>
            </w:pPr>
          </w:p>
        </w:tc>
        <w:tc>
          <w:tcPr>
            <w:tcW w:w="801" w:type="dxa"/>
          </w:tcPr>
          <w:p w14:paraId="129524C8" w14:textId="6E71D273" w:rsidR="00740D50" w:rsidRPr="008457F8" w:rsidRDefault="008457F8" w:rsidP="00D47F85">
            <w:pPr>
              <w:jc w:val="center"/>
              <w:rPr>
                <w:rFonts w:ascii="Calibri" w:hAnsi="Calibri"/>
                <w:bCs/>
                <w:szCs w:val="22"/>
              </w:rPr>
            </w:pPr>
            <w:r w:rsidRPr="008457F8">
              <w:rPr>
                <w:rFonts w:ascii="Calibri" w:hAnsi="Calibri"/>
                <w:bCs/>
                <w:szCs w:val="22"/>
              </w:rPr>
              <w:t>X</w:t>
            </w:r>
          </w:p>
        </w:tc>
        <w:tc>
          <w:tcPr>
            <w:tcW w:w="732" w:type="dxa"/>
          </w:tcPr>
          <w:p w14:paraId="7EB0D9D4" w14:textId="77777777" w:rsidR="00740D50" w:rsidRPr="005E1D36" w:rsidRDefault="00740D50" w:rsidP="00D47F85">
            <w:pPr>
              <w:jc w:val="center"/>
              <w:rPr>
                <w:rFonts w:ascii="Calibri" w:hAnsi="Calibri"/>
              </w:rPr>
            </w:pPr>
            <w:r w:rsidRPr="5B932CDF">
              <w:rPr>
                <w:rFonts w:ascii="MS Gothic" w:eastAsia="MS Gothic" w:hAnsi="MS Gothic" w:cs="MS Gothic"/>
              </w:rPr>
              <w:t>☐</w:t>
            </w:r>
          </w:p>
          <w:p w14:paraId="61A19DAA" w14:textId="77777777" w:rsidR="00740D50" w:rsidRPr="5B932CDF" w:rsidRDefault="00740D50" w:rsidP="00D47F85">
            <w:pPr>
              <w:jc w:val="center"/>
              <w:rPr>
                <w:rFonts w:ascii="Calibri" w:hAnsi="Calibri"/>
                <w:b/>
              </w:rPr>
            </w:pPr>
          </w:p>
        </w:tc>
      </w:tr>
    </w:tbl>
    <w:p w14:paraId="400507A7" w14:textId="77777777" w:rsidR="00740D50" w:rsidRDefault="00740D50" w:rsidP="00740D50">
      <w:pPr>
        <w:ind w:left="972"/>
        <w:rPr>
          <w:rFonts w:asciiTheme="minorHAnsi" w:hAnsiTheme="minorHAnsi" w:cstheme="minorHAnsi"/>
          <w:color w:val="0000FF"/>
        </w:rPr>
      </w:pPr>
    </w:p>
    <w:p w14:paraId="1C036CDC" w14:textId="77777777" w:rsidR="00740D50" w:rsidRPr="00CA4B88" w:rsidRDefault="00740D50" w:rsidP="00740D50">
      <w:pPr>
        <w:rPr>
          <w:rFonts w:asciiTheme="minorHAnsi" w:hAnsiTheme="minorHAnsi" w:cstheme="minorHAnsi"/>
          <w:color w:val="0000FF"/>
        </w:rPr>
      </w:pPr>
    </w:p>
    <w:p w14:paraId="4A73E992"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4" w:color="000000"/>
        </w:pBdr>
        <w:shd w:val="clear" w:color="auto" w:fill="000080"/>
        <w:rPr>
          <w:rFonts w:asciiTheme="minorHAnsi" w:hAnsiTheme="minorHAnsi" w:cstheme="minorHAnsi"/>
          <w:bCs/>
          <w:color w:val="FFFFFF" w:themeColor="background1"/>
        </w:rPr>
      </w:pPr>
      <w:bookmarkStart w:id="51" w:name="_Toc272414819"/>
      <w:r w:rsidRPr="00740D50">
        <w:rPr>
          <w:rFonts w:asciiTheme="minorHAnsi" w:hAnsiTheme="minorHAnsi" w:cstheme="minorHAnsi"/>
          <w:bCs/>
          <w:color w:val="FFFFFF" w:themeColor="background1"/>
        </w:rPr>
        <w:t>Payment Schedule</w:t>
      </w:r>
      <w:bookmarkEnd w:id="51"/>
    </w:p>
    <w:p w14:paraId="37EF8679" w14:textId="77777777" w:rsidR="00740D50" w:rsidRPr="00CA4B88" w:rsidRDefault="00740D50" w:rsidP="00740D50">
      <w:pPr>
        <w:ind w:left="432"/>
        <w:rPr>
          <w:rFonts w:asciiTheme="minorHAnsi" w:hAnsiTheme="minorHAnsi" w:cstheme="minorHAnsi"/>
          <w:color w:val="0000FF"/>
        </w:rPr>
      </w:pPr>
    </w:p>
    <w:p w14:paraId="7B06A8BE" w14:textId="54E3C4C6" w:rsidR="00740D50" w:rsidRPr="008457F8" w:rsidRDefault="008457F8" w:rsidP="008457F8">
      <w:pPr>
        <w:rPr>
          <w:rFonts w:asciiTheme="minorHAnsi" w:hAnsiTheme="minorHAnsi" w:cstheme="minorHAnsi"/>
        </w:rPr>
      </w:pPr>
      <w:r w:rsidRPr="008457F8">
        <w:rPr>
          <w:rFonts w:asciiTheme="minorHAnsi" w:hAnsiTheme="minorHAnsi" w:cstheme="minorHAnsi"/>
        </w:rPr>
        <w:t>N/A</w:t>
      </w:r>
    </w:p>
    <w:p w14:paraId="49848A97" w14:textId="77777777" w:rsidR="00740D50" w:rsidRPr="00CA4B88" w:rsidRDefault="00740D50" w:rsidP="00740D50">
      <w:pPr>
        <w:rPr>
          <w:rFonts w:asciiTheme="minorHAnsi" w:hAnsiTheme="minorHAnsi" w:cstheme="minorHAnsi"/>
          <w:color w:val="0000FF"/>
        </w:rPr>
      </w:pPr>
    </w:p>
    <w:p w14:paraId="7CC5AF93" w14:textId="6FE95515" w:rsidR="00740D50" w:rsidRPr="00D259F5" w:rsidRDefault="00740D50" w:rsidP="00740D50">
      <w:pPr>
        <w:jc w:val="both"/>
        <w:rPr>
          <w:rFonts w:asciiTheme="minorHAnsi" w:hAnsiTheme="minorHAnsi" w:cstheme="minorHAnsi"/>
          <w:sz w:val="22"/>
          <w:szCs w:val="22"/>
        </w:rPr>
      </w:pPr>
      <w:bookmarkStart w:id="52" w:name="_Hlk103099375"/>
      <w:r w:rsidRPr="00D259F5">
        <w:rPr>
          <w:rFonts w:asciiTheme="minorHAnsi" w:hAnsiTheme="minorHAnsi" w:cstheme="minorHAnsi"/>
          <w:sz w:val="22"/>
          <w:szCs w:val="22"/>
          <w:u w:val="single"/>
        </w:rPr>
        <w:t>Payment terms</w:t>
      </w:r>
      <w:r w:rsidRPr="00D259F5">
        <w:rPr>
          <w:rFonts w:asciiTheme="minorHAnsi" w:hAnsiTheme="minorHAnsi" w:cstheme="minorHAnsi"/>
          <w:sz w:val="22"/>
          <w:szCs w:val="22"/>
        </w:rPr>
        <w:t xml:space="preserve">: Unless otherwise specified by Pfizer, Provider shall invoice Pfizer for the Products or Services provided under this SOW accompanied by the valid Purchase Order only after the Products or the Services are received by Pfizer.  Payment terms shall be net ninety (90) days per Pfizer’s Purchase Order and Pfizer’s receipt of the applicable invoice, containing all required information and submitted in accordance with the applicable SOW and applicable Purchase Order Form.  All posted invoices shall be paid with the next scheduled processing run immediately following the invoice due date. </w:t>
      </w:r>
    </w:p>
    <w:bookmarkEnd w:id="52"/>
    <w:p w14:paraId="46ED89BF" w14:textId="77777777" w:rsidR="00740D50" w:rsidRPr="00CA4B88" w:rsidRDefault="00740D50" w:rsidP="00740D50">
      <w:pPr>
        <w:rPr>
          <w:rFonts w:asciiTheme="minorHAnsi" w:hAnsiTheme="minorHAnsi" w:cstheme="minorHAnsi"/>
        </w:rPr>
      </w:pPr>
    </w:p>
    <w:p w14:paraId="21CA3B3B" w14:textId="77777777" w:rsidR="00740D50" w:rsidRPr="00CA4B88" w:rsidRDefault="00740D50" w:rsidP="00740D50">
      <w:pPr>
        <w:tabs>
          <w:tab w:val="left" w:pos="-720"/>
          <w:tab w:val="right" w:pos="8460"/>
        </w:tabs>
        <w:spacing w:before="120"/>
        <w:ind w:right="-270"/>
        <w:jc w:val="both"/>
        <w:rPr>
          <w:rFonts w:asciiTheme="minorHAnsi" w:hAnsiTheme="minorHAnsi" w:cstheme="minorHAnsi"/>
          <w:sz w:val="22"/>
          <w:szCs w:val="22"/>
        </w:rPr>
      </w:pPr>
      <w:r w:rsidRPr="00CA4B88">
        <w:rPr>
          <w:rFonts w:asciiTheme="minorHAnsi" w:hAnsiTheme="minorHAnsi" w:cstheme="minorHAnsi"/>
          <w:sz w:val="22"/>
          <w:szCs w:val="22"/>
        </w:rPr>
        <w:t xml:space="preserve">Billing for Time and Materials / Services performed must be approved by Pfizer’s Project Manager. Failure to have billing for Time and Materials / Services performed may result in rejection of invoices. </w:t>
      </w:r>
    </w:p>
    <w:p w14:paraId="664F0DEA" w14:textId="77777777" w:rsidR="00740D50" w:rsidRPr="00CA4B88" w:rsidRDefault="00740D50" w:rsidP="00740D50">
      <w:pPr>
        <w:ind w:left="432"/>
        <w:rPr>
          <w:rFonts w:asciiTheme="minorHAnsi" w:hAnsiTheme="minorHAnsi" w:cstheme="minorHAnsi"/>
          <w:color w:val="0000FF"/>
        </w:rPr>
      </w:pPr>
    </w:p>
    <w:p w14:paraId="01D5AECA" w14:textId="53138A19" w:rsidR="00740D50" w:rsidRPr="00CA4B88" w:rsidRDefault="00740D50" w:rsidP="00740D50">
      <w:pPr>
        <w:widowControl w:val="0"/>
        <w:rPr>
          <w:rFonts w:asciiTheme="minorHAnsi" w:hAnsiTheme="minorHAnsi" w:cstheme="minorHAnsi"/>
          <w:sz w:val="22"/>
          <w:szCs w:val="22"/>
        </w:rPr>
      </w:pPr>
      <w:r w:rsidRPr="00CA4B88">
        <w:rPr>
          <w:rFonts w:asciiTheme="minorHAnsi" w:hAnsiTheme="minorHAnsi" w:cstheme="minorHAnsi"/>
          <w:sz w:val="22"/>
          <w:szCs w:val="22"/>
        </w:rPr>
        <w:t xml:space="preserve">Copies of all invoices sent to Pfizer Project Manager:     </w:t>
      </w:r>
      <w:r w:rsidR="00D259F5">
        <w:rPr>
          <w:rFonts w:asciiTheme="minorHAnsi" w:hAnsiTheme="minorHAnsi" w:cstheme="minorHAnsi"/>
          <w:color w:val="2B579A"/>
          <w:sz w:val="22"/>
          <w:szCs w:val="22"/>
          <w:shd w:val="clear" w:color="auto" w:fill="E6E6E6"/>
        </w:rPr>
        <w:fldChar w:fldCharType="begin">
          <w:ffData>
            <w:name w:val=""/>
            <w:enabled/>
            <w:calcOnExit w:val="0"/>
            <w:checkBox>
              <w:sizeAuto/>
              <w:default w:val="1"/>
            </w:checkBox>
          </w:ffData>
        </w:fldChar>
      </w:r>
      <w:r w:rsidR="00D259F5">
        <w:rPr>
          <w:rFonts w:asciiTheme="minorHAnsi" w:hAnsiTheme="minorHAnsi" w:cstheme="minorHAnsi"/>
          <w:color w:val="2B579A"/>
          <w:sz w:val="22"/>
          <w:szCs w:val="22"/>
          <w:shd w:val="clear" w:color="auto" w:fill="E6E6E6"/>
        </w:rPr>
        <w:instrText xml:space="preserve"> FORMCHECKBOX </w:instrText>
      </w:r>
      <w:r w:rsidR="00D259F5">
        <w:rPr>
          <w:rFonts w:asciiTheme="minorHAnsi" w:hAnsiTheme="minorHAnsi" w:cstheme="minorHAnsi"/>
          <w:color w:val="2B579A"/>
          <w:sz w:val="22"/>
          <w:szCs w:val="22"/>
          <w:shd w:val="clear" w:color="auto" w:fill="E6E6E6"/>
        </w:rPr>
      </w:r>
      <w:r w:rsidR="00D259F5">
        <w:rPr>
          <w:rFonts w:asciiTheme="minorHAnsi" w:hAnsiTheme="minorHAnsi" w:cstheme="minorHAnsi"/>
          <w:color w:val="2B579A"/>
          <w:sz w:val="22"/>
          <w:szCs w:val="22"/>
          <w:shd w:val="clear" w:color="auto" w:fill="E6E6E6"/>
        </w:rPr>
        <w:fldChar w:fldCharType="separate"/>
      </w:r>
      <w:r w:rsidR="00D259F5">
        <w:rPr>
          <w:rFonts w:asciiTheme="minorHAnsi" w:hAnsiTheme="minorHAnsi" w:cstheme="minorHAnsi"/>
          <w:color w:val="2B579A"/>
          <w:sz w:val="22"/>
          <w:szCs w:val="22"/>
          <w:shd w:val="clear" w:color="auto" w:fill="E6E6E6"/>
        </w:rPr>
        <w:fldChar w:fldCharType="end"/>
      </w:r>
      <w:r w:rsidRPr="00CA4B88">
        <w:rPr>
          <w:rFonts w:asciiTheme="minorHAnsi" w:hAnsiTheme="minorHAnsi" w:cstheme="minorHAnsi"/>
          <w:sz w:val="22"/>
          <w:szCs w:val="22"/>
        </w:rPr>
        <w:t xml:space="preserve"> Yes   </w:t>
      </w:r>
      <w:r w:rsidRPr="00CA4B88">
        <w:rPr>
          <w:rFonts w:asciiTheme="minorHAnsi" w:hAnsiTheme="minorHAnsi" w:cstheme="minorHAnsi"/>
          <w:color w:val="2B579A"/>
          <w:sz w:val="22"/>
          <w:szCs w:val="22"/>
          <w:shd w:val="clear" w:color="auto" w:fill="E6E6E6"/>
        </w:rPr>
        <w:fldChar w:fldCharType="begin">
          <w:ffData>
            <w:name w:val="Check5"/>
            <w:enabled/>
            <w:calcOnExit w:val="0"/>
            <w:checkBox>
              <w:sizeAuto/>
              <w:default w:val="0"/>
            </w:checkBox>
          </w:ffData>
        </w:fldChar>
      </w:r>
      <w:r w:rsidRPr="00CA4B88">
        <w:rPr>
          <w:rFonts w:asciiTheme="minorHAnsi" w:hAnsiTheme="minorHAnsi" w:cstheme="minorHAnsi"/>
          <w:sz w:val="22"/>
          <w:szCs w:val="22"/>
        </w:rPr>
        <w:instrText xml:space="preserve"> FORMCHECKBOX </w:instrText>
      </w:r>
      <w:r w:rsidRPr="00CA4B88">
        <w:rPr>
          <w:rFonts w:asciiTheme="minorHAnsi" w:hAnsiTheme="minorHAnsi" w:cstheme="minorHAnsi"/>
          <w:color w:val="2B579A"/>
          <w:sz w:val="22"/>
          <w:szCs w:val="22"/>
          <w:shd w:val="clear" w:color="auto" w:fill="E6E6E6"/>
        </w:rPr>
      </w:r>
      <w:r w:rsidRPr="00CA4B88">
        <w:rPr>
          <w:rFonts w:asciiTheme="minorHAnsi" w:hAnsiTheme="minorHAnsi" w:cstheme="minorHAnsi"/>
          <w:color w:val="2B579A"/>
          <w:sz w:val="22"/>
          <w:szCs w:val="22"/>
          <w:shd w:val="clear" w:color="auto" w:fill="E6E6E6"/>
        </w:rPr>
        <w:fldChar w:fldCharType="separate"/>
      </w:r>
      <w:r w:rsidRPr="00CA4B88">
        <w:rPr>
          <w:rFonts w:asciiTheme="minorHAnsi" w:hAnsiTheme="minorHAnsi" w:cstheme="minorHAnsi"/>
          <w:color w:val="2B579A"/>
          <w:sz w:val="22"/>
          <w:szCs w:val="22"/>
          <w:shd w:val="clear" w:color="auto" w:fill="E6E6E6"/>
        </w:rPr>
        <w:fldChar w:fldCharType="end"/>
      </w:r>
      <w:r w:rsidRPr="00CA4B88">
        <w:rPr>
          <w:rFonts w:asciiTheme="minorHAnsi" w:hAnsiTheme="minorHAnsi" w:cstheme="minorHAnsi"/>
          <w:sz w:val="22"/>
          <w:szCs w:val="22"/>
        </w:rPr>
        <w:t xml:space="preserve"> No</w:t>
      </w:r>
    </w:p>
    <w:p w14:paraId="7D9F3A9E" w14:textId="77777777" w:rsidR="00740D50" w:rsidRPr="00CA4B88" w:rsidRDefault="00740D50" w:rsidP="00740D50">
      <w:pPr>
        <w:widowControl w:val="0"/>
        <w:rPr>
          <w:rFonts w:asciiTheme="minorHAnsi" w:hAnsiTheme="minorHAnsi" w:cstheme="minorHAnsi"/>
          <w:sz w:val="22"/>
          <w:szCs w:val="22"/>
        </w:rPr>
      </w:pPr>
    </w:p>
    <w:p w14:paraId="7DCC5171" w14:textId="77777777" w:rsidR="004501AA" w:rsidRDefault="004501AA">
      <w:pPr>
        <w:spacing w:after="160" w:line="278" w:lineRule="auto"/>
        <w:rPr>
          <w:rFonts w:asciiTheme="minorHAnsi" w:eastAsiaTheme="majorEastAsia" w:hAnsiTheme="minorHAnsi" w:cstheme="minorHAnsi"/>
          <w:bCs/>
          <w:color w:val="FFFFFF" w:themeColor="background1"/>
          <w:sz w:val="40"/>
          <w:szCs w:val="40"/>
        </w:rPr>
      </w:pPr>
      <w:r>
        <w:rPr>
          <w:rFonts w:asciiTheme="minorHAnsi" w:hAnsiTheme="minorHAnsi" w:cstheme="minorHAnsi"/>
          <w:bCs/>
          <w:color w:val="FFFFFF" w:themeColor="background1"/>
        </w:rPr>
        <w:br w:type="page"/>
      </w:r>
    </w:p>
    <w:p w14:paraId="6098CB4A" w14:textId="3564F9B4" w:rsidR="00740D50" w:rsidRPr="00740D50" w:rsidRDefault="00740D50" w:rsidP="00740D50">
      <w:pPr>
        <w:pStyle w:val="Heading1"/>
        <w:pBdr>
          <w:top w:val="single" w:sz="12" w:space="1" w:color="000000"/>
          <w:left w:val="single" w:sz="12" w:space="4" w:color="000000"/>
          <w:bottom w:val="single" w:sz="12" w:space="1" w:color="000000"/>
          <w:right w:val="single" w:sz="12" w:space="4" w:color="000000"/>
        </w:pBdr>
        <w:shd w:val="clear" w:color="auto" w:fill="000080"/>
        <w:rPr>
          <w:rFonts w:asciiTheme="minorHAnsi" w:hAnsiTheme="minorHAnsi" w:cstheme="minorHAnsi"/>
          <w:bCs/>
          <w:color w:val="FFFFFF" w:themeColor="background1"/>
        </w:rPr>
      </w:pPr>
      <w:r w:rsidRPr="00740D50">
        <w:rPr>
          <w:rFonts w:asciiTheme="minorHAnsi" w:hAnsiTheme="minorHAnsi" w:cstheme="minorHAnsi"/>
          <w:bCs/>
          <w:color w:val="FFFFFF" w:themeColor="background1"/>
        </w:rPr>
        <w:lastRenderedPageBreak/>
        <w:t>TERMINATION</w:t>
      </w:r>
    </w:p>
    <w:p w14:paraId="60BBCB72" w14:textId="77777777" w:rsidR="00740D50" w:rsidRPr="00CA4B88" w:rsidRDefault="00740D50" w:rsidP="00740D50">
      <w:pPr>
        <w:rPr>
          <w:rFonts w:asciiTheme="minorHAnsi" w:hAnsiTheme="minorHAnsi" w:cstheme="minorHAnsi"/>
          <w:szCs w:val="24"/>
        </w:rPr>
      </w:pPr>
    </w:p>
    <w:p w14:paraId="1F78AE08" w14:textId="77777777" w:rsidR="00740D50" w:rsidRPr="00CA4B88" w:rsidRDefault="00740D50" w:rsidP="00740D50">
      <w:pPr>
        <w:rPr>
          <w:rFonts w:asciiTheme="minorHAnsi" w:hAnsiTheme="minorHAnsi" w:cstheme="minorHAnsi"/>
          <w:sz w:val="22"/>
          <w:szCs w:val="22"/>
        </w:rPr>
      </w:pPr>
      <w:r w:rsidRPr="00CA4B88">
        <w:rPr>
          <w:rFonts w:asciiTheme="minorHAnsi" w:hAnsiTheme="minorHAnsi" w:cstheme="minorHAnsi"/>
          <w:sz w:val="22"/>
          <w:szCs w:val="22"/>
        </w:rPr>
        <w:t xml:space="preserve">This SOW shall be effective on the Effective Date listed in the Section #1 Summary hereof and, unless terminated sooner as provided herein, shall remain in effect through completion of the SOW as indicated by the End Date in Section 1 and subject to determination that such Service or Deliverable conforms with the requirements and specifications provided herein.  </w:t>
      </w:r>
    </w:p>
    <w:p w14:paraId="73B925AC" w14:textId="77777777" w:rsidR="00740D50" w:rsidRPr="00CA4B88" w:rsidRDefault="00740D50" w:rsidP="00740D50">
      <w:pPr>
        <w:rPr>
          <w:rFonts w:asciiTheme="minorHAnsi" w:hAnsiTheme="minorHAnsi" w:cstheme="minorHAnsi"/>
          <w:sz w:val="22"/>
          <w:szCs w:val="22"/>
        </w:rPr>
      </w:pPr>
    </w:p>
    <w:p w14:paraId="20E71D3D" w14:textId="77777777" w:rsidR="00740D50" w:rsidRPr="00CA4B88" w:rsidRDefault="00740D50" w:rsidP="00740D50">
      <w:pPr>
        <w:rPr>
          <w:rFonts w:asciiTheme="minorHAnsi" w:hAnsiTheme="minorHAnsi" w:cstheme="minorHAnsi"/>
          <w:sz w:val="22"/>
          <w:szCs w:val="22"/>
        </w:rPr>
      </w:pPr>
      <w:r w:rsidRPr="00CA4B88">
        <w:rPr>
          <w:rFonts w:asciiTheme="minorHAnsi" w:hAnsiTheme="minorHAnsi" w:cstheme="minorHAnsi"/>
          <w:sz w:val="22"/>
          <w:szCs w:val="22"/>
        </w:rPr>
        <w:t xml:space="preserve">PFIZER may terminate this SOW upon five (5) </w:t>
      </w:r>
      <w:proofErr w:type="gramStart"/>
      <w:r w:rsidRPr="00CA4B88">
        <w:rPr>
          <w:rFonts w:asciiTheme="minorHAnsi" w:hAnsiTheme="minorHAnsi" w:cstheme="minorHAnsi"/>
          <w:sz w:val="22"/>
          <w:szCs w:val="22"/>
        </w:rPr>
        <w:t>days’</w:t>
      </w:r>
      <w:proofErr w:type="gramEnd"/>
      <w:r w:rsidRPr="00CA4B88">
        <w:rPr>
          <w:rFonts w:asciiTheme="minorHAnsi" w:hAnsiTheme="minorHAnsi" w:cstheme="minorHAnsi"/>
          <w:sz w:val="22"/>
          <w:szCs w:val="22"/>
        </w:rPr>
        <w:t xml:space="preserve"> prior written notice to the Provider.</w:t>
      </w:r>
    </w:p>
    <w:p w14:paraId="5D597A69" w14:textId="77777777" w:rsidR="00740D50" w:rsidRPr="00CA4B88" w:rsidRDefault="00740D50" w:rsidP="00740D50">
      <w:pPr>
        <w:rPr>
          <w:rFonts w:asciiTheme="minorHAnsi" w:hAnsiTheme="minorHAnsi" w:cstheme="minorHAnsi"/>
          <w:szCs w:val="24"/>
        </w:rPr>
      </w:pPr>
    </w:p>
    <w:p w14:paraId="4CB9F266" w14:textId="77777777" w:rsidR="00740D50" w:rsidRPr="00CA4B88" w:rsidRDefault="00740D50" w:rsidP="00740D50">
      <w:pPr>
        <w:rPr>
          <w:rFonts w:asciiTheme="minorHAnsi" w:hAnsiTheme="minorHAnsi" w:cstheme="minorHAnsi"/>
          <w:sz w:val="20"/>
        </w:rPr>
      </w:pPr>
    </w:p>
    <w:p w14:paraId="14950E3F" w14:textId="77777777" w:rsidR="00740D50" w:rsidRPr="00CA4B88" w:rsidRDefault="00740D50" w:rsidP="00740D50">
      <w:pPr>
        <w:keepNext/>
        <w:pBdr>
          <w:top w:val="single" w:sz="12" w:space="1" w:color="000000"/>
          <w:left w:val="single" w:sz="12" w:space="4" w:color="000000"/>
          <w:bottom w:val="single" w:sz="12" w:space="1" w:color="000000"/>
          <w:right w:val="single" w:sz="12" w:space="4" w:color="000000"/>
        </w:pBdr>
        <w:shd w:val="clear" w:color="auto" w:fill="000080"/>
        <w:tabs>
          <w:tab w:val="left" w:pos="0"/>
          <w:tab w:val="num" w:pos="552"/>
        </w:tabs>
        <w:spacing w:after="120"/>
        <w:ind w:left="552" w:hanging="432"/>
        <w:outlineLvl w:val="0"/>
        <w:rPr>
          <w:rFonts w:asciiTheme="minorHAnsi" w:hAnsiTheme="minorHAnsi" w:cstheme="minorHAnsi"/>
          <w:b/>
          <w:bCs/>
          <w:caps/>
          <w:sz w:val="28"/>
        </w:rPr>
      </w:pPr>
      <w:bookmarkStart w:id="53" w:name="_Toc227573358"/>
      <w:r w:rsidRPr="00CA4B88">
        <w:rPr>
          <w:rFonts w:asciiTheme="minorHAnsi" w:hAnsiTheme="minorHAnsi" w:cstheme="minorHAnsi"/>
          <w:b/>
          <w:bCs/>
          <w:caps/>
          <w:sz w:val="28"/>
        </w:rPr>
        <w:t xml:space="preserve">TRansitional </w:t>
      </w:r>
      <w:bookmarkEnd w:id="53"/>
      <w:r w:rsidRPr="00CA4B88">
        <w:rPr>
          <w:rFonts w:asciiTheme="minorHAnsi" w:hAnsiTheme="minorHAnsi" w:cstheme="minorHAnsi"/>
          <w:b/>
          <w:bCs/>
          <w:caps/>
          <w:sz w:val="28"/>
        </w:rPr>
        <w:t>services</w:t>
      </w:r>
    </w:p>
    <w:p w14:paraId="7698F91F" w14:textId="7108008B" w:rsidR="00740D50" w:rsidRPr="00D259F5" w:rsidRDefault="00740D50" w:rsidP="00740D50">
      <w:pPr>
        <w:rPr>
          <w:rFonts w:asciiTheme="minorHAnsi" w:hAnsiTheme="minorHAnsi" w:cstheme="minorHAnsi"/>
          <w:i/>
          <w:sz w:val="22"/>
          <w:szCs w:val="22"/>
        </w:rPr>
      </w:pPr>
      <w:r w:rsidRPr="00CA4B88">
        <w:rPr>
          <w:rFonts w:asciiTheme="minorHAnsi" w:hAnsiTheme="minorHAnsi" w:cstheme="minorHAnsi"/>
          <w:sz w:val="22"/>
          <w:szCs w:val="22"/>
        </w:rPr>
        <w:t xml:space="preserve">Pfizer may choose to transition </w:t>
      </w:r>
      <w:proofErr w:type="gramStart"/>
      <w:r w:rsidRPr="00CA4B88">
        <w:rPr>
          <w:rFonts w:asciiTheme="minorHAnsi" w:hAnsiTheme="minorHAnsi" w:cstheme="minorHAnsi"/>
          <w:sz w:val="22"/>
          <w:szCs w:val="22"/>
        </w:rPr>
        <w:t>all</w:t>
      </w:r>
      <w:proofErr w:type="gramEnd"/>
      <w:r w:rsidRPr="00CA4B88">
        <w:rPr>
          <w:rFonts w:asciiTheme="minorHAnsi" w:hAnsiTheme="minorHAnsi" w:cstheme="minorHAnsi"/>
          <w:sz w:val="22"/>
          <w:szCs w:val="22"/>
        </w:rPr>
        <w:t xml:space="preserve"> or part of the Services described in this SOW to another Provider or internally within Pfizer upon five (5) days’ notice to the Provider. </w:t>
      </w:r>
      <w:proofErr w:type="gramStart"/>
      <w:r w:rsidRPr="00CA4B88">
        <w:rPr>
          <w:rFonts w:asciiTheme="minorHAnsi" w:hAnsiTheme="minorHAnsi" w:cstheme="minorHAnsi"/>
          <w:sz w:val="22"/>
          <w:szCs w:val="22"/>
        </w:rPr>
        <w:t>In the event that</w:t>
      </w:r>
      <w:proofErr w:type="gramEnd"/>
      <w:r w:rsidRPr="00CA4B88">
        <w:rPr>
          <w:rFonts w:asciiTheme="minorHAnsi" w:hAnsiTheme="minorHAnsi" w:cstheme="minorHAnsi"/>
          <w:sz w:val="22"/>
          <w:szCs w:val="22"/>
        </w:rPr>
        <w:t xml:space="preserve"> Pfizer provides such notice to the Provider, the Provider shall fully cooperate with Pfizer and any such alternate Provider throughout the transition process as requested by Pfizer. </w:t>
      </w:r>
    </w:p>
    <w:p w14:paraId="659A15BE" w14:textId="77777777" w:rsidR="00740D50" w:rsidRPr="00CA4B88" w:rsidRDefault="00740D50" w:rsidP="00740D50">
      <w:pPr>
        <w:rPr>
          <w:rFonts w:asciiTheme="minorHAnsi" w:hAnsiTheme="minorHAnsi" w:cstheme="minorHAnsi"/>
          <w:szCs w:val="24"/>
        </w:rPr>
      </w:pPr>
    </w:p>
    <w:p w14:paraId="6341010C" w14:textId="77777777" w:rsidR="00740D50" w:rsidRPr="00CA4B88" w:rsidRDefault="00740D50" w:rsidP="00740D50">
      <w:pPr>
        <w:rPr>
          <w:rFonts w:asciiTheme="minorHAnsi" w:hAnsiTheme="minorHAnsi" w:cstheme="minorHAnsi"/>
        </w:rPr>
      </w:pPr>
      <w:r w:rsidRPr="00CA4B88">
        <w:rPr>
          <w:rFonts w:asciiTheme="minorHAnsi" w:hAnsiTheme="minorHAnsi" w:cstheme="minorHAnsi"/>
        </w:rPr>
        <w:br w:type="page"/>
      </w:r>
    </w:p>
    <w:p w14:paraId="4FD22032" w14:textId="77777777" w:rsidR="00740D50" w:rsidRPr="00CA4B88" w:rsidRDefault="00740D50" w:rsidP="00740D50">
      <w:pPr>
        <w:rPr>
          <w:rFonts w:asciiTheme="minorHAnsi" w:hAnsiTheme="minorHAnsi" w:cstheme="minorHAnsi"/>
        </w:rPr>
      </w:pPr>
    </w:p>
    <w:p w14:paraId="4B29FB26" w14:textId="77777777" w:rsidR="00740D50" w:rsidRPr="00740D50" w:rsidRDefault="00740D50" w:rsidP="00740D50">
      <w:pPr>
        <w:pStyle w:val="Heading1"/>
        <w:pBdr>
          <w:top w:val="single" w:sz="12" w:space="1" w:color="000000"/>
          <w:left w:val="single" w:sz="12" w:space="4" w:color="000000"/>
          <w:bottom w:val="single" w:sz="12" w:space="1" w:color="000000"/>
          <w:right w:val="single" w:sz="12" w:space="4" w:color="000000"/>
        </w:pBdr>
        <w:shd w:val="clear" w:color="auto" w:fill="000080"/>
        <w:rPr>
          <w:rFonts w:asciiTheme="minorHAnsi" w:hAnsiTheme="minorHAnsi" w:cstheme="minorHAnsi"/>
          <w:bCs/>
          <w:color w:val="FFFFFF" w:themeColor="background1"/>
        </w:rPr>
      </w:pPr>
      <w:bookmarkStart w:id="54" w:name="_Toc272414822"/>
      <w:r w:rsidRPr="00740D50">
        <w:rPr>
          <w:rFonts w:asciiTheme="minorHAnsi" w:hAnsiTheme="minorHAnsi" w:cstheme="minorHAnsi"/>
          <w:bCs/>
          <w:color w:val="FFFFFF" w:themeColor="background1"/>
        </w:rPr>
        <w:t>Signature</w:t>
      </w:r>
      <w:bookmarkEnd w:id="54"/>
    </w:p>
    <w:p w14:paraId="2494CA9B" w14:textId="77777777" w:rsidR="00740D50" w:rsidRPr="00CA4B88" w:rsidRDefault="00740D50" w:rsidP="00740D50">
      <w:pPr>
        <w:autoSpaceDE w:val="0"/>
        <w:autoSpaceDN w:val="0"/>
        <w:adjustRightInd w:val="0"/>
        <w:rPr>
          <w:rFonts w:asciiTheme="minorHAnsi" w:hAnsiTheme="minorHAnsi" w:cstheme="minorHAnsi"/>
          <w:sz w:val="22"/>
          <w:szCs w:val="22"/>
        </w:rPr>
      </w:pPr>
      <w:r w:rsidRPr="00CA4B88">
        <w:rPr>
          <w:rFonts w:asciiTheme="minorHAnsi" w:hAnsiTheme="minorHAnsi" w:cstheme="minorHAnsi"/>
          <w:sz w:val="22"/>
          <w:szCs w:val="22"/>
        </w:rPr>
        <w:t>IN WITNESS WHEREOF, Provider and Pfizer have caused this Statement of Work to be duly executed and delivered as of the date first written above.  Pfizer approval of this SOW is through an Approved Pfizer Purchase Order issued to Provider.  Provider shall not begin work prior to receiving an executed Pfizer Purchase Order.</w:t>
      </w:r>
    </w:p>
    <w:p w14:paraId="7B2D6210" w14:textId="77777777" w:rsidR="00740D50" w:rsidRPr="00CA4B88" w:rsidRDefault="00740D50" w:rsidP="00740D50">
      <w:pPr>
        <w:rPr>
          <w:rFonts w:asciiTheme="minorHAnsi" w:hAnsiTheme="minorHAnsi" w:cstheme="minorHAnsi"/>
          <w:sz w:val="20"/>
          <w:u w:val="single"/>
        </w:rPr>
      </w:pPr>
      <w:r w:rsidRPr="00CA4B88">
        <w:rPr>
          <w:rFonts w:asciiTheme="minorHAnsi" w:hAnsiTheme="minorHAnsi" w:cstheme="minorHAnsi"/>
          <w:sz w:val="20"/>
          <w:u w:val="single"/>
        </w:rPr>
        <w:t xml:space="preserve">                              </w:t>
      </w:r>
    </w:p>
    <w:p w14:paraId="17180424" w14:textId="77777777" w:rsidR="00740D50" w:rsidRPr="00CA4B88" w:rsidRDefault="00740D50" w:rsidP="00740D50">
      <w:pPr>
        <w:rPr>
          <w:rFonts w:asciiTheme="minorHAnsi" w:hAnsiTheme="minorHAnsi" w:cstheme="minorHAnsi"/>
        </w:rPr>
      </w:pPr>
    </w:p>
    <w:tbl>
      <w:tblPr>
        <w:tblW w:w="9406" w:type="dxa"/>
        <w:tblInd w:w="120" w:type="dxa"/>
        <w:tblLayout w:type="fixed"/>
        <w:tblCellMar>
          <w:left w:w="120" w:type="dxa"/>
          <w:right w:w="120" w:type="dxa"/>
        </w:tblCellMar>
        <w:tblLook w:val="0000" w:firstRow="0" w:lastRow="0" w:firstColumn="0" w:lastColumn="0" w:noHBand="0" w:noVBand="0"/>
      </w:tblPr>
      <w:tblGrid>
        <w:gridCol w:w="4703"/>
        <w:gridCol w:w="4703"/>
      </w:tblGrid>
      <w:tr w:rsidR="00740D50" w:rsidRPr="00CA4B88" w14:paraId="4EE66A9C" w14:textId="77777777" w:rsidTr="00D47F85">
        <w:tc>
          <w:tcPr>
            <w:tcW w:w="4703" w:type="dxa"/>
          </w:tcPr>
          <w:p w14:paraId="0F63842A" w14:textId="77777777" w:rsidR="00740D50" w:rsidRPr="00CA4B88" w:rsidRDefault="00740D50" w:rsidP="00D47F85">
            <w:pPr>
              <w:tabs>
                <w:tab w:val="left" w:pos="-720"/>
              </w:tabs>
              <w:suppressAutoHyphens/>
              <w:spacing w:before="90" w:after="54"/>
              <w:rPr>
                <w:rFonts w:asciiTheme="minorHAnsi" w:hAnsiTheme="minorHAnsi" w:cstheme="minorHAnsi"/>
                <w:sz w:val="22"/>
                <w:szCs w:val="22"/>
              </w:rPr>
            </w:pPr>
            <w:r w:rsidRPr="00CA4B88">
              <w:rPr>
                <w:rFonts w:asciiTheme="minorHAnsi" w:hAnsiTheme="minorHAnsi" w:cstheme="minorHAnsi"/>
                <w:sz w:val="22"/>
                <w:szCs w:val="22"/>
              </w:rPr>
              <w:t>PFIZER INC.</w:t>
            </w:r>
          </w:p>
        </w:tc>
        <w:tc>
          <w:tcPr>
            <w:tcW w:w="4703" w:type="dxa"/>
          </w:tcPr>
          <w:p w14:paraId="77D203BD" w14:textId="03A140DF" w:rsidR="00740D50" w:rsidRPr="00D259F5" w:rsidRDefault="00D259F5" w:rsidP="00D47F85">
            <w:pPr>
              <w:tabs>
                <w:tab w:val="left" w:pos="-720"/>
              </w:tabs>
              <w:suppressAutoHyphens/>
              <w:spacing w:before="90" w:after="54"/>
              <w:rPr>
                <w:rFonts w:asciiTheme="minorHAnsi" w:hAnsiTheme="minorHAnsi" w:cstheme="minorHAnsi"/>
                <w:caps/>
                <w:sz w:val="22"/>
                <w:szCs w:val="22"/>
              </w:rPr>
            </w:pPr>
            <w:r w:rsidRPr="00D259F5">
              <w:rPr>
                <w:rFonts w:asciiTheme="minorHAnsi" w:hAnsiTheme="minorHAnsi" w:cstheme="minorHAnsi"/>
                <w:caps/>
                <w:sz w:val="22"/>
                <w:szCs w:val="22"/>
              </w:rPr>
              <w:t>ZOOMRX INC.</w:t>
            </w:r>
          </w:p>
        </w:tc>
      </w:tr>
      <w:tr w:rsidR="00740D50" w:rsidRPr="00CA4B88" w14:paraId="0FCA80D7" w14:textId="77777777" w:rsidTr="00D47F85">
        <w:tc>
          <w:tcPr>
            <w:tcW w:w="4703" w:type="dxa"/>
          </w:tcPr>
          <w:p w14:paraId="7894D3BC" w14:textId="77777777" w:rsidR="00740D50" w:rsidRPr="00CA4B88" w:rsidRDefault="00740D50" w:rsidP="00D47F85">
            <w:pPr>
              <w:tabs>
                <w:tab w:val="left" w:pos="-720"/>
              </w:tabs>
              <w:suppressAutoHyphens/>
              <w:spacing w:before="90" w:after="54"/>
              <w:rPr>
                <w:rFonts w:asciiTheme="minorHAnsi" w:hAnsiTheme="minorHAnsi" w:cstheme="minorHAnsi"/>
                <w:szCs w:val="24"/>
              </w:rPr>
            </w:pPr>
          </w:p>
        </w:tc>
        <w:tc>
          <w:tcPr>
            <w:tcW w:w="4703" w:type="dxa"/>
          </w:tcPr>
          <w:p w14:paraId="008BD72D" w14:textId="77777777" w:rsidR="00740D50" w:rsidRPr="00CA4B88" w:rsidRDefault="00740D50" w:rsidP="00D47F85">
            <w:pPr>
              <w:tabs>
                <w:tab w:val="left" w:pos="-720"/>
              </w:tabs>
              <w:suppressAutoHyphens/>
              <w:spacing w:before="90" w:after="54"/>
              <w:rPr>
                <w:rFonts w:asciiTheme="minorHAnsi" w:hAnsiTheme="minorHAnsi" w:cstheme="minorHAnsi"/>
                <w:szCs w:val="24"/>
              </w:rPr>
            </w:pPr>
          </w:p>
        </w:tc>
      </w:tr>
      <w:tr w:rsidR="00740D50" w:rsidRPr="00CA4B88" w14:paraId="3730C363" w14:textId="77777777" w:rsidTr="00D47F85">
        <w:tc>
          <w:tcPr>
            <w:tcW w:w="4703" w:type="dxa"/>
          </w:tcPr>
          <w:p w14:paraId="66BD6104" w14:textId="77777777" w:rsidR="00740D50" w:rsidRPr="00CA4B88" w:rsidRDefault="00740D50" w:rsidP="00D47F85">
            <w:pPr>
              <w:tabs>
                <w:tab w:val="right" w:pos="4463"/>
              </w:tabs>
              <w:suppressAutoHyphens/>
              <w:spacing w:before="90"/>
              <w:rPr>
                <w:rFonts w:asciiTheme="minorHAnsi" w:hAnsiTheme="minorHAnsi" w:cstheme="minorHAnsi"/>
                <w:sz w:val="22"/>
                <w:szCs w:val="22"/>
              </w:rPr>
            </w:pPr>
            <w:r w:rsidRPr="00CA4B88">
              <w:rPr>
                <w:rFonts w:asciiTheme="minorHAnsi" w:hAnsiTheme="minorHAnsi" w:cstheme="minorHAnsi"/>
                <w:sz w:val="22"/>
                <w:szCs w:val="22"/>
                <w:u w:val="single"/>
              </w:rPr>
              <w:tab/>
            </w:r>
          </w:p>
          <w:p w14:paraId="0A3FC28A" w14:textId="77777777" w:rsidR="00740D50" w:rsidRPr="00CA4B88" w:rsidRDefault="00740D50" w:rsidP="00D47F85">
            <w:pPr>
              <w:tabs>
                <w:tab w:val="center" w:pos="2231"/>
              </w:tabs>
              <w:suppressAutoHyphens/>
              <w:spacing w:after="54"/>
              <w:rPr>
                <w:rFonts w:asciiTheme="minorHAnsi" w:hAnsiTheme="minorHAnsi" w:cstheme="minorHAnsi"/>
                <w:sz w:val="22"/>
                <w:szCs w:val="22"/>
              </w:rPr>
            </w:pPr>
            <w:r w:rsidRPr="00CA4B88">
              <w:rPr>
                <w:rFonts w:asciiTheme="minorHAnsi" w:hAnsiTheme="minorHAnsi" w:cstheme="minorHAnsi"/>
                <w:sz w:val="22"/>
                <w:szCs w:val="22"/>
              </w:rPr>
              <w:t xml:space="preserve">Signature </w:t>
            </w:r>
          </w:p>
        </w:tc>
        <w:tc>
          <w:tcPr>
            <w:tcW w:w="4703" w:type="dxa"/>
          </w:tcPr>
          <w:p w14:paraId="4B16EF77" w14:textId="77777777" w:rsidR="00740D50" w:rsidRPr="00CA4B88" w:rsidRDefault="00740D50" w:rsidP="00D47F85">
            <w:pPr>
              <w:tabs>
                <w:tab w:val="right" w:pos="4463"/>
              </w:tabs>
              <w:suppressAutoHyphens/>
              <w:spacing w:before="90"/>
              <w:rPr>
                <w:rFonts w:asciiTheme="minorHAnsi" w:hAnsiTheme="minorHAnsi" w:cstheme="minorHAnsi"/>
                <w:sz w:val="22"/>
                <w:szCs w:val="22"/>
              </w:rPr>
            </w:pPr>
            <w:r w:rsidRPr="00CA4B88">
              <w:rPr>
                <w:rFonts w:asciiTheme="minorHAnsi" w:hAnsiTheme="minorHAnsi" w:cstheme="minorHAnsi"/>
                <w:sz w:val="22"/>
                <w:szCs w:val="22"/>
                <w:u w:val="single"/>
              </w:rPr>
              <w:tab/>
            </w:r>
          </w:p>
          <w:p w14:paraId="49ED7F12" w14:textId="77777777" w:rsidR="00740D50" w:rsidRPr="00CA4B88" w:rsidRDefault="00740D50" w:rsidP="00D47F85">
            <w:pPr>
              <w:tabs>
                <w:tab w:val="center" w:pos="2231"/>
              </w:tabs>
              <w:suppressAutoHyphens/>
              <w:spacing w:after="54"/>
              <w:rPr>
                <w:rFonts w:asciiTheme="minorHAnsi" w:hAnsiTheme="minorHAnsi" w:cstheme="minorHAnsi"/>
                <w:sz w:val="22"/>
                <w:szCs w:val="22"/>
              </w:rPr>
            </w:pPr>
            <w:r w:rsidRPr="00CA4B88">
              <w:rPr>
                <w:rFonts w:asciiTheme="minorHAnsi" w:hAnsiTheme="minorHAnsi" w:cstheme="minorHAnsi"/>
                <w:sz w:val="22"/>
                <w:szCs w:val="22"/>
              </w:rPr>
              <w:t>Signature</w:t>
            </w:r>
            <w:r w:rsidRPr="00CA4B88">
              <w:rPr>
                <w:rFonts w:asciiTheme="minorHAnsi" w:hAnsiTheme="minorHAnsi" w:cstheme="minorHAnsi"/>
                <w:sz w:val="22"/>
                <w:szCs w:val="22"/>
                <w:vertAlign w:val="superscript"/>
              </w:rPr>
              <w:t>1</w:t>
            </w:r>
          </w:p>
        </w:tc>
      </w:tr>
      <w:tr w:rsidR="00740D50" w:rsidRPr="00CA4B88" w14:paraId="7CAF16A1" w14:textId="77777777" w:rsidTr="00D47F85">
        <w:tc>
          <w:tcPr>
            <w:tcW w:w="4703" w:type="dxa"/>
          </w:tcPr>
          <w:p w14:paraId="64C46B61" w14:textId="77777777" w:rsidR="00740D50" w:rsidRPr="00CA4B88" w:rsidRDefault="00740D50" w:rsidP="00D47F85">
            <w:pPr>
              <w:tabs>
                <w:tab w:val="left" w:pos="-720"/>
              </w:tabs>
              <w:suppressAutoHyphens/>
              <w:spacing w:before="90" w:after="54"/>
              <w:rPr>
                <w:rFonts w:asciiTheme="minorHAnsi" w:hAnsiTheme="minorHAnsi" w:cstheme="minorHAnsi"/>
                <w:sz w:val="22"/>
                <w:szCs w:val="22"/>
              </w:rPr>
            </w:pPr>
          </w:p>
        </w:tc>
        <w:tc>
          <w:tcPr>
            <w:tcW w:w="4703" w:type="dxa"/>
          </w:tcPr>
          <w:p w14:paraId="5E584DD7" w14:textId="77777777" w:rsidR="00740D50" w:rsidRPr="00CA4B88" w:rsidRDefault="00740D50" w:rsidP="00D47F85">
            <w:pPr>
              <w:tabs>
                <w:tab w:val="left" w:pos="-720"/>
              </w:tabs>
              <w:suppressAutoHyphens/>
              <w:spacing w:before="90" w:after="54"/>
              <w:rPr>
                <w:rFonts w:asciiTheme="minorHAnsi" w:hAnsiTheme="minorHAnsi" w:cstheme="minorHAnsi"/>
                <w:sz w:val="22"/>
                <w:szCs w:val="22"/>
              </w:rPr>
            </w:pPr>
          </w:p>
        </w:tc>
      </w:tr>
      <w:tr w:rsidR="00740D50" w:rsidRPr="00CA4B88" w14:paraId="5ED834DA" w14:textId="77777777" w:rsidTr="00D47F85">
        <w:tc>
          <w:tcPr>
            <w:tcW w:w="4703" w:type="dxa"/>
          </w:tcPr>
          <w:p w14:paraId="64042369" w14:textId="6440E903" w:rsidR="00740D50" w:rsidRPr="00CA4B88" w:rsidRDefault="000D761C" w:rsidP="00D47F85">
            <w:pPr>
              <w:tabs>
                <w:tab w:val="right" w:pos="4463"/>
              </w:tabs>
              <w:suppressAutoHyphens/>
              <w:spacing w:before="90"/>
              <w:rPr>
                <w:rFonts w:asciiTheme="minorHAnsi" w:hAnsiTheme="minorHAnsi" w:cstheme="minorHAnsi"/>
                <w:sz w:val="22"/>
                <w:szCs w:val="22"/>
              </w:rPr>
            </w:pPr>
            <w:ins w:id="55" w:author="Gonzalez, Gabriela L" w:date="2026-01-15T20:21:00Z" w16du:dateUtc="2026-01-16T02:21:00Z">
              <w:r>
                <w:rPr>
                  <w:rFonts w:asciiTheme="minorHAnsi" w:hAnsiTheme="minorHAnsi" w:cstheme="minorHAnsi"/>
                  <w:sz w:val="22"/>
                  <w:szCs w:val="22"/>
                  <w:u w:val="single"/>
                </w:rPr>
                <w:t>Gab</w:t>
              </w:r>
            </w:ins>
            <w:ins w:id="56" w:author="Gonzalez, Gabriela L" w:date="2026-01-15T20:27:00Z" w16du:dateUtc="2026-01-16T02:27:00Z">
              <w:r w:rsidR="004D6755">
                <w:rPr>
                  <w:rFonts w:asciiTheme="minorHAnsi" w:hAnsiTheme="minorHAnsi" w:cstheme="minorHAnsi"/>
                  <w:sz w:val="22"/>
                  <w:szCs w:val="22"/>
                  <w:u w:val="single"/>
                </w:rPr>
                <w:t>riela Gonz</w:t>
              </w:r>
            </w:ins>
            <w:ins w:id="57" w:author="Gonzalez, Gabriela L" w:date="2026-01-15T20:28:00Z" w16du:dateUtc="2026-01-16T02:28:00Z">
              <w:r w:rsidR="004D6755">
                <w:rPr>
                  <w:rFonts w:asciiTheme="minorHAnsi" w:hAnsiTheme="minorHAnsi" w:cstheme="minorHAnsi"/>
                  <w:sz w:val="22"/>
                  <w:szCs w:val="22"/>
                  <w:u w:val="single"/>
                </w:rPr>
                <w:t>a</w:t>
              </w:r>
            </w:ins>
            <w:ins w:id="58" w:author="Gonzalez, Gabriela L" w:date="2026-01-15T20:27:00Z" w16du:dateUtc="2026-01-16T02:27:00Z">
              <w:r w:rsidR="004D6755">
                <w:rPr>
                  <w:rFonts w:asciiTheme="minorHAnsi" w:hAnsiTheme="minorHAnsi" w:cstheme="minorHAnsi"/>
                  <w:sz w:val="22"/>
                  <w:szCs w:val="22"/>
                  <w:u w:val="single"/>
                </w:rPr>
                <w:t>lez</w:t>
              </w:r>
            </w:ins>
            <w:r w:rsidR="00740D50" w:rsidRPr="00CA4B88">
              <w:rPr>
                <w:rFonts w:asciiTheme="minorHAnsi" w:hAnsiTheme="minorHAnsi" w:cstheme="minorHAnsi"/>
                <w:sz w:val="22"/>
                <w:szCs w:val="22"/>
                <w:u w:val="single"/>
              </w:rPr>
              <w:tab/>
            </w:r>
          </w:p>
          <w:p w14:paraId="0DCF55FA" w14:textId="77777777" w:rsidR="00740D50" w:rsidRPr="00CA4B88" w:rsidRDefault="00740D50" w:rsidP="00D47F85">
            <w:pPr>
              <w:tabs>
                <w:tab w:val="center" w:pos="2231"/>
              </w:tabs>
              <w:suppressAutoHyphens/>
              <w:spacing w:after="54"/>
              <w:rPr>
                <w:rFonts w:asciiTheme="minorHAnsi" w:hAnsiTheme="minorHAnsi" w:cstheme="minorHAnsi"/>
                <w:sz w:val="22"/>
                <w:szCs w:val="22"/>
              </w:rPr>
            </w:pPr>
            <w:r w:rsidRPr="00CA4B88">
              <w:rPr>
                <w:rFonts w:asciiTheme="minorHAnsi" w:hAnsiTheme="minorHAnsi" w:cstheme="minorHAnsi"/>
                <w:sz w:val="22"/>
                <w:szCs w:val="22"/>
              </w:rPr>
              <w:t>Print Name</w:t>
            </w:r>
          </w:p>
        </w:tc>
        <w:tc>
          <w:tcPr>
            <w:tcW w:w="4703" w:type="dxa"/>
          </w:tcPr>
          <w:p w14:paraId="662221B3" w14:textId="59020D84" w:rsidR="00740D50" w:rsidRPr="00D259F5" w:rsidRDefault="00D259F5" w:rsidP="00D47F85">
            <w:pPr>
              <w:tabs>
                <w:tab w:val="right" w:pos="4463"/>
              </w:tabs>
              <w:suppressAutoHyphens/>
              <w:spacing w:before="90"/>
              <w:rPr>
                <w:rFonts w:asciiTheme="minorHAnsi" w:hAnsiTheme="minorHAnsi" w:cstheme="minorHAnsi"/>
                <w:szCs w:val="24"/>
              </w:rPr>
            </w:pPr>
            <w:r w:rsidRPr="00D259F5">
              <w:rPr>
                <w:rFonts w:asciiTheme="minorHAnsi" w:hAnsiTheme="minorHAnsi" w:cstheme="minorHAnsi"/>
                <w:szCs w:val="24"/>
                <w:u w:val="single"/>
              </w:rPr>
              <w:t>Nick Fleischman</w:t>
            </w:r>
            <w:r w:rsidR="00740D50" w:rsidRPr="00D259F5">
              <w:rPr>
                <w:rFonts w:asciiTheme="minorHAnsi" w:hAnsiTheme="minorHAnsi" w:cstheme="minorHAnsi"/>
                <w:szCs w:val="24"/>
                <w:u w:val="single"/>
              </w:rPr>
              <w:tab/>
            </w:r>
          </w:p>
          <w:p w14:paraId="4673AD9D" w14:textId="77777777" w:rsidR="00740D50" w:rsidRPr="00CA4B88" w:rsidRDefault="00740D50" w:rsidP="00D47F85">
            <w:pPr>
              <w:tabs>
                <w:tab w:val="center" w:pos="2231"/>
              </w:tabs>
              <w:suppressAutoHyphens/>
              <w:spacing w:after="54"/>
              <w:rPr>
                <w:rFonts w:asciiTheme="minorHAnsi" w:hAnsiTheme="minorHAnsi" w:cstheme="minorHAnsi"/>
                <w:sz w:val="22"/>
                <w:szCs w:val="22"/>
              </w:rPr>
            </w:pPr>
            <w:r w:rsidRPr="00CA4B88">
              <w:rPr>
                <w:rFonts w:asciiTheme="minorHAnsi" w:hAnsiTheme="minorHAnsi" w:cstheme="minorHAnsi"/>
                <w:sz w:val="22"/>
                <w:szCs w:val="22"/>
              </w:rPr>
              <w:t>Print Name</w:t>
            </w:r>
          </w:p>
        </w:tc>
      </w:tr>
      <w:tr w:rsidR="00740D50" w:rsidRPr="00CA4B88" w14:paraId="74445F63" w14:textId="77777777" w:rsidTr="00D47F85">
        <w:tc>
          <w:tcPr>
            <w:tcW w:w="4703" w:type="dxa"/>
          </w:tcPr>
          <w:p w14:paraId="277080B7" w14:textId="77777777" w:rsidR="00740D50" w:rsidRPr="00CA4B88" w:rsidRDefault="00740D50" w:rsidP="00D47F85">
            <w:pPr>
              <w:tabs>
                <w:tab w:val="left" w:pos="-720"/>
              </w:tabs>
              <w:suppressAutoHyphens/>
              <w:spacing w:before="90" w:after="54"/>
              <w:rPr>
                <w:rFonts w:asciiTheme="minorHAnsi" w:hAnsiTheme="minorHAnsi" w:cstheme="minorHAnsi"/>
                <w:sz w:val="22"/>
                <w:szCs w:val="22"/>
              </w:rPr>
            </w:pPr>
          </w:p>
        </w:tc>
        <w:tc>
          <w:tcPr>
            <w:tcW w:w="4703" w:type="dxa"/>
          </w:tcPr>
          <w:p w14:paraId="2206A714" w14:textId="77777777" w:rsidR="00740D50" w:rsidRPr="00CA4B88" w:rsidRDefault="00740D50" w:rsidP="00D47F85">
            <w:pPr>
              <w:tabs>
                <w:tab w:val="left" w:pos="-720"/>
              </w:tabs>
              <w:suppressAutoHyphens/>
              <w:spacing w:before="90" w:after="54"/>
              <w:rPr>
                <w:rFonts w:asciiTheme="minorHAnsi" w:hAnsiTheme="minorHAnsi" w:cstheme="minorHAnsi"/>
                <w:sz w:val="22"/>
                <w:szCs w:val="22"/>
              </w:rPr>
            </w:pPr>
          </w:p>
        </w:tc>
      </w:tr>
      <w:tr w:rsidR="00740D50" w:rsidRPr="00CA4B88" w14:paraId="51B26FE2" w14:textId="77777777" w:rsidTr="00D47F85">
        <w:tc>
          <w:tcPr>
            <w:tcW w:w="4703" w:type="dxa"/>
          </w:tcPr>
          <w:p w14:paraId="7E0C50D9" w14:textId="74C3D81A" w:rsidR="00740D50" w:rsidRPr="00CA4B88" w:rsidRDefault="004D6755" w:rsidP="00D47F85">
            <w:pPr>
              <w:tabs>
                <w:tab w:val="right" w:pos="4463"/>
              </w:tabs>
              <w:suppressAutoHyphens/>
              <w:spacing w:before="90"/>
              <w:rPr>
                <w:rFonts w:asciiTheme="minorHAnsi" w:hAnsiTheme="minorHAnsi" w:cstheme="minorHAnsi"/>
                <w:sz w:val="22"/>
                <w:szCs w:val="22"/>
              </w:rPr>
            </w:pPr>
            <w:ins w:id="59" w:author="Gonzalez, Gabriela L" w:date="2026-01-15T20:27:00Z" w16du:dateUtc="2026-01-16T02:27:00Z">
              <w:r>
                <w:rPr>
                  <w:rFonts w:asciiTheme="minorHAnsi" w:hAnsiTheme="minorHAnsi" w:cstheme="minorHAnsi"/>
                  <w:sz w:val="22"/>
                  <w:szCs w:val="22"/>
                  <w:u w:val="single"/>
                </w:rPr>
                <w:t xml:space="preserve">Sr. Manager, IIS </w:t>
              </w:r>
            </w:ins>
            <w:ins w:id="60" w:author="Gonzalez, Gabriela L" w:date="2026-01-15T20:28:00Z" w16du:dateUtc="2026-01-16T02:28:00Z">
              <w:r>
                <w:rPr>
                  <w:rFonts w:asciiTheme="minorHAnsi" w:hAnsiTheme="minorHAnsi" w:cstheme="minorHAnsi"/>
                  <w:sz w:val="22"/>
                  <w:szCs w:val="22"/>
                  <w:u w:val="single"/>
                </w:rPr>
                <w:t>Meningococcal</w:t>
              </w:r>
            </w:ins>
            <w:ins w:id="61" w:author="Gonzalez, Gabriela L" w:date="2026-01-15T20:27:00Z" w16du:dateUtc="2026-01-16T02:27:00Z">
              <w:r>
                <w:rPr>
                  <w:rFonts w:asciiTheme="minorHAnsi" w:hAnsiTheme="minorHAnsi" w:cstheme="minorHAnsi"/>
                  <w:sz w:val="22"/>
                  <w:szCs w:val="22"/>
                  <w:u w:val="single"/>
                </w:rPr>
                <w:t xml:space="preserve"> Vaccines</w:t>
              </w:r>
            </w:ins>
            <w:r w:rsidR="00740D50" w:rsidRPr="00CA4B88">
              <w:rPr>
                <w:rFonts w:asciiTheme="minorHAnsi" w:hAnsiTheme="minorHAnsi" w:cstheme="minorHAnsi"/>
                <w:sz w:val="22"/>
                <w:szCs w:val="22"/>
                <w:u w:val="single"/>
              </w:rPr>
              <w:tab/>
            </w:r>
          </w:p>
          <w:p w14:paraId="398686A6" w14:textId="77777777" w:rsidR="00740D50" w:rsidRPr="00CA4B88" w:rsidRDefault="00740D50" w:rsidP="00D47F85">
            <w:pPr>
              <w:tabs>
                <w:tab w:val="center" w:pos="2231"/>
              </w:tabs>
              <w:suppressAutoHyphens/>
              <w:spacing w:after="54"/>
              <w:rPr>
                <w:rFonts w:asciiTheme="minorHAnsi" w:hAnsiTheme="minorHAnsi" w:cstheme="minorHAnsi"/>
                <w:sz w:val="22"/>
                <w:szCs w:val="22"/>
              </w:rPr>
            </w:pPr>
            <w:r w:rsidRPr="00CA4B88">
              <w:rPr>
                <w:rFonts w:asciiTheme="minorHAnsi" w:hAnsiTheme="minorHAnsi" w:cstheme="minorHAnsi"/>
                <w:sz w:val="22"/>
                <w:szCs w:val="22"/>
              </w:rPr>
              <w:t>Title</w:t>
            </w:r>
          </w:p>
        </w:tc>
        <w:tc>
          <w:tcPr>
            <w:tcW w:w="4703" w:type="dxa"/>
          </w:tcPr>
          <w:p w14:paraId="78E864D8" w14:textId="54574161" w:rsidR="00740D50" w:rsidRPr="00D259F5" w:rsidRDefault="00D259F5" w:rsidP="00D47F85">
            <w:pPr>
              <w:tabs>
                <w:tab w:val="right" w:pos="4463"/>
              </w:tabs>
              <w:suppressAutoHyphens/>
              <w:spacing w:before="90"/>
              <w:rPr>
                <w:rFonts w:asciiTheme="minorHAnsi" w:hAnsiTheme="minorHAnsi" w:cstheme="minorHAnsi"/>
                <w:szCs w:val="24"/>
              </w:rPr>
            </w:pPr>
            <w:r w:rsidRPr="00D259F5">
              <w:rPr>
                <w:rFonts w:asciiTheme="minorHAnsi" w:hAnsiTheme="minorHAnsi" w:cstheme="minorHAnsi"/>
                <w:szCs w:val="24"/>
                <w:u w:val="single"/>
              </w:rPr>
              <w:t>Senior Manager</w:t>
            </w:r>
            <w:r w:rsidR="00740D50" w:rsidRPr="00D259F5">
              <w:rPr>
                <w:rFonts w:asciiTheme="minorHAnsi" w:hAnsiTheme="minorHAnsi" w:cstheme="minorHAnsi"/>
                <w:szCs w:val="24"/>
                <w:u w:val="single"/>
              </w:rPr>
              <w:tab/>
            </w:r>
          </w:p>
          <w:p w14:paraId="0671AACF" w14:textId="77777777" w:rsidR="00740D50" w:rsidRPr="00CA4B88" w:rsidRDefault="00740D50" w:rsidP="00D47F85">
            <w:pPr>
              <w:tabs>
                <w:tab w:val="center" w:pos="2231"/>
              </w:tabs>
              <w:suppressAutoHyphens/>
              <w:spacing w:after="54"/>
              <w:rPr>
                <w:rFonts w:asciiTheme="minorHAnsi" w:hAnsiTheme="minorHAnsi" w:cstheme="minorHAnsi"/>
                <w:sz w:val="22"/>
                <w:szCs w:val="22"/>
              </w:rPr>
            </w:pPr>
            <w:r w:rsidRPr="00CA4B88">
              <w:rPr>
                <w:rFonts w:asciiTheme="minorHAnsi" w:hAnsiTheme="minorHAnsi" w:cstheme="minorHAnsi"/>
                <w:sz w:val="22"/>
                <w:szCs w:val="22"/>
              </w:rPr>
              <w:t>Title</w:t>
            </w:r>
          </w:p>
        </w:tc>
      </w:tr>
      <w:tr w:rsidR="00740D50" w:rsidRPr="00CA4B88" w14:paraId="3C2AABC8" w14:textId="77777777" w:rsidTr="00D47F85">
        <w:tc>
          <w:tcPr>
            <w:tcW w:w="4703" w:type="dxa"/>
          </w:tcPr>
          <w:p w14:paraId="457B2324" w14:textId="77777777" w:rsidR="00740D50" w:rsidRPr="00CA4B88" w:rsidRDefault="00740D50" w:rsidP="00D47F85">
            <w:pPr>
              <w:tabs>
                <w:tab w:val="left" w:pos="-720"/>
              </w:tabs>
              <w:suppressAutoHyphens/>
              <w:spacing w:before="90" w:after="54"/>
              <w:rPr>
                <w:rFonts w:asciiTheme="minorHAnsi" w:hAnsiTheme="minorHAnsi" w:cstheme="minorHAnsi"/>
                <w:szCs w:val="24"/>
              </w:rPr>
            </w:pPr>
          </w:p>
        </w:tc>
        <w:tc>
          <w:tcPr>
            <w:tcW w:w="4703" w:type="dxa"/>
          </w:tcPr>
          <w:p w14:paraId="20000774" w14:textId="77777777" w:rsidR="00740D50" w:rsidRPr="00CA4B88" w:rsidRDefault="00740D50" w:rsidP="00D47F85">
            <w:pPr>
              <w:tabs>
                <w:tab w:val="left" w:pos="-720"/>
              </w:tabs>
              <w:suppressAutoHyphens/>
              <w:spacing w:before="90" w:after="54"/>
              <w:rPr>
                <w:rFonts w:asciiTheme="minorHAnsi" w:hAnsiTheme="minorHAnsi" w:cstheme="minorHAnsi"/>
                <w:szCs w:val="24"/>
              </w:rPr>
            </w:pPr>
          </w:p>
        </w:tc>
      </w:tr>
      <w:tr w:rsidR="00740D50" w:rsidRPr="00CA4B88" w14:paraId="4BAFA056" w14:textId="77777777" w:rsidTr="00D47F85">
        <w:tc>
          <w:tcPr>
            <w:tcW w:w="4703" w:type="dxa"/>
          </w:tcPr>
          <w:p w14:paraId="4C0CEBCD" w14:textId="77777777" w:rsidR="00740D50" w:rsidRPr="00CA4B88" w:rsidRDefault="00740D50" w:rsidP="00D47F85">
            <w:pPr>
              <w:tabs>
                <w:tab w:val="right" w:pos="4463"/>
              </w:tabs>
              <w:suppressAutoHyphens/>
              <w:spacing w:before="90"/>
              <w:rPr>
                <w:rFonts w:asciiTheme="minorHAnsi" w:hAnsiTheme="minorHAnsi" w:cstheme="minorHAnsi"/>
                <w:szCs w:val="24"/>
              </w:rPr>
            </w:pPr>
            <w:r w:rsidRPr="00CA4B88">
              <w:rPr>
                <w:rFonts w:asciiTheme="minorHAnsi" w:hAnsiTheme="minorHAnsi" w:cstheme="minorHAnsi"/>
                <w:szCs w:val="24"/>
                <w:u w:val="single"/>
              </w:rPr>
              <w:tab/>
            </w:r>
          </w:p>
          <w:p w14:paraId="26BEF0A4" w14:textId="77777777" w:rsidR="00740D50" w:rsidRPr="00CA4B88" w:rsidRDefault="00740D50" w:rsidP="00D47F85">
            <w:pPr>
              <w:tabs>
                <w:tab w:val="center" w:pos="2231"/>
              </w:tabs>
              <w:suppressAutoHyphens/>
              <w:spacing w:after="54"/>
              <w:rPr>
                <w:rFonts w:asciiTheme="minorHAnsi" w:hAnsiTheme="minorHAnsi" w:cstheme="minorHAnsi"/>
                <w:szCs w:val="24"/>
              </w:rPr>
            </w:pPr>
            <w:r w:rsidRPr="00CA4B88">
              <w:rPr>
                <w:rFonts w:asciiTheme="minorHAnsi" w:hAnsiTheme="minorHAnsi" w:cstheme="minorHAnsi"/>
                <w:szCs w:val="24"/>
              </w:rPr>
              <w:t>Date</w:t>
            </w:r>
          </w:p>
        </w:tc>
        <w:tc>
          <w:tcPr>
            <w:tcW w:w="4703" w:type="dxa"/>
          </w:tcPr>
          <w:p w14:paraId="06227CE7" w14:textId="65E40EE7" w:rsidR="00740D50" w:rsidRPr="00CA4B88" w:rsidRDefault="00740D50" w:rsidP="00D47F85">
            <w:pPr>
              <w:tabs>
                <w:tab w:val="right" w:pos="4463"/>
              </w:tabs>
              <w:suppressAutoHyphens/>
              <w:spacing w:before="90"/>
              <w:rPr>
                <w:rFonts w:asciiTheme="minorHAnsi" w:hAnsiTheme="minorHAnsi" w:cstheme="minorHAnsi"/>
                <w:szCs w:val="24"/>
              </w:rPr>
            </w:pPr>
            <w:r w:rsidRPr="00CA4B88">
              <w:rPr>
                <w:rFonts w:asciiTheme="minorHAnsi" w:hAnsiTheme="minorHAnsi" w:cstheme="minorHAnsi"/>
                <w:szCs w:val="24"/>
                <w:u w:val="single"/>
              </w:rPr>
              <w:tab/>
            </w:r>
          </w:p>
          <w:p w14:paraId="741E5BAB" w14:textId="77777777" w:rsidR="00740D50" w:rsidRPr="00CA4B88" w:rsidRDefault="00740D50" w:rsidP="00D47F85">
            <w:pPr>
              <w:tabs>
                <w:tab w:val="center" w:pos="2231"/>
              </w:tabs>
              <w:suppressAutoHyphens/>
              <w:spacing w:after="54"/>
              <w:rPr>
                <w:rFonts w:asciiTheme="minorHAnsi" w:hAnsiTheme="minorHAnsi" w:cstheme="minorHAnsi"/>
                <w:szCs w:val="24"/>
              </w:rPr>
            </w:pPr>
            <w:r w:rsidRPr="00CA4B88">
              <w:rPr>
                <w:rFonts w:asciiTheme="minorHAnsi" w:hAnsiTheme="minorHAnsi" w:cstheme="minorHAnsi"/>
                <w:szCs w:val="24"/>
              </w:rPr>
              <w:t>Date</w:t>
            </w:r>
          </w:p>
        </w:tc>
      </w:tr>
    </w:tbl>
    <w:p w14:paraId="2BA6EEC4" w14:textId="77777777" w:rsidR="00740D50" w:rsidRPr="00CA4B88" w:rsidRDefault="00740D50" w:rsidP="00740D50">
      <w:pPr>
        <w:rPr>
          <w:rFonts w:asciiTheme="minorHAnsi" w:hAnsiTheme="minorHAnsi" w:cstheme="minorHAnsi"/>
          <w:sz w:val="28"/>
          <w:szCs w:val="28"/>
        </w:rPr>
      </w:pPr>
    </w:p>
    <w:p w14:paraId="3E22A1C8" w14:textId="77777777" w:rsidR="00740D50" w:rsidRPr="00CA4B88" w:rsidRDefault="00740D50" w:rsidP="00740D50">
      <w:pPr>
        <w:pStyle w:val="BodyText"/>
        <w:rPr>
          <w:rFonts w:asciiTheme="minorHAnsi" w:hAnsiTheme="minorHAnsi" w:cstheme="minorHAnsi"/>
        </w:rPr>
      </w:pPr>
    </w:p>
    <w:p w14:paraId="51A5418F" w14:textId="77777777" w:rsidR="00740D50" w:rsidRPr="00CA4B88" w:rsidRDefault="00740D50" w:rsidP="00740D50">
      <w:pPr>
        <w:pStyle w:val="BodyText"/>
        <w:rPr>
          <w:rFonts w:asciiTheme="minorHAnsi" w:hAnsiTheme="minorHAnsi" w:cstheme="minorHAnsi"/>
        </w:rPr>
      </w:pPr>
    </w:p>
    <w:p w14:paraId="4BD0E4DD" w14:textId="77777777" w:rsidR="00740D50" w:rsidRPr="00CA4B88" w:rsidRDefault="00740D50" w:rsidP="00740D50">
      <w:pPr>
        <w:pStyle w:val="BodyText"/>
        <w:rPr>
          <w:rFonts w:asciiTheme="minorHAnsi" w:hAnsiTheme="minorHAnsi" w:cstheme="minorHAnsi"/>
        </w:rPr>
      </w:pPr>
    </w:p>
    <w:p w14:paraId="27E8CAED" w14:textId="77777777" w:rsidR="00740D50" w:rsidRPr="00CA4B88" w:rsidRDefault="00740D50" w:rsidP="00740D50">
      <w:pPr>
        <w:pStyle w:val="BodyText"/>
        <w:rPr>
          <w:rFonts w:asciiTheme="minorHAnsi" w:hAnsiTheme="minorHAnsi" w:cstheme="minorHAnsi"/>
        </w:rPr>
      </w:pPr>
    </w:p>
    <w:p w14:paraId="28BDBB5E" w14:textId="77777777" w:rsidR="00740D50" w:rsidRPr="00CA4B88" w:rsidRDefault="00740D50" w:rsidP="00740D50">
      <w:pPr>
        <w:pStyle w:val="BodyText"/>
        <w:rPr>
          <w:rFonts w:asciiTheme="minorHAnsi" w:hAnsiTheme="minorHAnsi" w:cstheme="minorHAnsi"/>
        </w:rPr>
      </w:pPr>
    </w:p>
    <w:p w14:paraId="11C9D3C0" w14:textId="77777777" w:rsidR="00740D50" w:rsidRPr="00CA4B88" w:rsidRDefault="00740D50" w:rsidP="00740D50">
      <w:pPr>
        <w:pStyle w:val="BodyText"/>
        <w:rPr>
          <w:rFonts w:asciiTheme="minorHAnsi" w:hAnsiTheme="minorHAnsi" w:cstheme="minorHAnsi"/>
        </w:rPr>
      </w:pPr>
    </w:p>
    <w:p w14:paraId="06CD34FC" w14:textId="77777777" w:rsidR="00740D50" w:rsidRPr="00CA4B88" w:rsidRDefault="00740D50" w:rsidP="00740D50">
      <w:pPr>
        <w:pStyle w:val="BodyText"/>
        <w:rPr>
          <w:rFonts w:asciiTheme="minorHAnsi" w:hAnsiTheme="minorHAnsi" w:cstheme="minorHAnsi"/>
        </w:rPr>
      </w:pPr>
    </w:p>
    <w:p w14:paraId="09765EEC" w14:textId="13045404" w:rsidR="00D259F5" w:rsidRDefault="00740D50" w:rsidP="00740D50">
      <w:pPr>
        <w:pStyle w:val="BodyText"/>
        <w:rPr>
          <w:rFonts w:asciiTheme="minorHAnsi" w:hAnsiTheme="minorHAnsi" w:cstheme="minorHAnsi"/>
          <w:sz w:val="22"/>
          <w:szCs w:val="22"/>
        </w:rPr>
      </w:pPr>
      <w:r w:rsidRPr="00CA4B88">
        <w:rPr>
          <w:rFonts w:asciiTheme="minorHAnsi" w:hAnsiTheme="minorHAnsi" w:cstheme="minorHAnsi"/>
          <w:vertAlign w:val="superscript"/>
        </w:rPr>
        <w:t>1</w:t>
      </w:r>
      <w:r w:rsidRPr="00CA4B88">
        <w:rPr>
          <w:rFonts w:asciiTheme="minorHAnsi" w:hAnsiTheme="minorHAnsi" w:cstheme="minorHAnsi"/>
        </w:rPr>
        <w:t xml:space="preserve"> – </w:t>
      </w:r>
      <w:r w:rsidRPr="00CA4B88">
        <w:rPr>
          <w:rFonts w:asciiTheme="minorHAnsi" w:hAnsiTheme="minorHAnsi" w:cstheme="minorHAnsi"/>
          <w:sz w:val="22"/>
          <w:szCs w:val="22"/>
        </w:rPr>
        <w:t>Provider must sign SOW first and be authorized to sign SOWs.</w:t>
      </w:r>
    </w:p>
    <w:p w14:paraId="2817DB58" w14:textId="77777777" w:rsidR="00D259F5" w:rsidRDefault="00D259F5">
      <w:pPr>
        <w:spacing w:after="160" w:line="278" w:lineRule="auto"/>
        <w:rPr>
          <w:rFonts w:asciiTheme="minorHAnsi" w:hAnsiTheme="minorHAnsi" w:cstheme="minorHAnsi"/>
          <w:sz w:val="22"/>
          <w:szCs w:val="22"/>
          <w:lang w:val="en-GB"/>
        </w:rPr>
      </w:pPr>
      <w:r>
        <w:rPr>
          <w:rFonts w:asciiTheme="minorHAnsi" w:hAnsiTheme="minorHAnsi" w:cstheme="minorHAnsi"/>
          <w:sz w:val="22"/>
          <w:szCs w:val="22"/>
        </w:rPr>
        <w:br w:type="page"/>
      </w:r>
    </w:p>
    <w:p w14:paraId="36469A28" w14:textId="77777777" w:rsidR="00D259F5" w:rsidRPr="004C5C51" w:rsidRDefault="00D259F5" w:rsidP="00D259F5">
      <w:pPr>
        <w:jc w:val="center"/>
        <w:rPr>
          <w:b/>
        </w:rPr>
      </w:pPr>
      <w:r w:rsidRPr="004C5C51">
        <w:rPr>
          <w:b/>
        </w:rPr>
        <w:lastRenderedPageBreak/>
        <w:t>SAFETY REPORTING EXHIBIT</w:t>
      </w:r>
    </w:p>
    <w:p w14:paraId="4D94CC8B" w14:textId="77777777" w:rsidR="00D259F5" w:rsidRPr="00C30B3A" w:rsidRDefault="00D259F5" w:rsidP="00D259F5">
      <w:pPr>
        <w:pStyle w:val="Subtitle"/>
        <w:tabs>
          <w:tab w:val="left" w:pos="360"/>
        </w:tabs>
        <w:rPr>
          <w:b/>
          <w:sz w:val="22"/>
          <w:szCs w:val="22"/>
        </w:rPr>
      </w:pPr>
    </w:p>
    <w:p w14:paraId="6077CC6E" w14:textId="77777777" w:rsidR="00D259F5" w:rsidRPr="00C30B3A" w:rsidRDefault="00D259F5" w:rsidP="00D259F5">
      <w:pPr>
        <w:jc w:val="center"/>
        <w:rPr>
          <w:b/>
        </w:rPr>
      </w:pPr>
      <w:r w:rsidRPr="00C30B3A">
        <w:rPr>
          <w:b/>
        </w:rPr>
        <w:t>Safety Reporting Exhibit</w:t>
      </w:r>
    </w:p>
    <w:p w14:paraId="6EEA934A" w14:textId="77777777" w:rsidR="00D259F5" w:rsidRPr="00C30B3A" w:rsidRDefault="00D259F5" w:rsidP="00D259F5">
      <w:pPr>
        <w:jc w:val="center"/>
      </w:pPr>
    </w:p>
    <w:p w14:paraId="38217D56" w14:textId="77777777" w:rsidR="00D259F5" w:rsidRPr="00C30B3A" w:rsidRDefault="00D259F5" w:rsidP="00D259F5">
      <w:pPr>
        <w:jc w:val="center"/>
        <w:rPr>
          <w:u w:val="single"/>
        </w:rPr>
      </w:pPr>
      <w:r w:rsidRPr="00C30B3A">
        <w:rPr>
          <w:u w:val="single"/>
        </w:rPr>
        <w:t xml:space="preserve">Safety Reporting Requirements for Pfizer Products </w:t>
      </w:r>
    </w:p>
    <w:p w14:paraId="77D22507" w14:textId="77777777" w:rsidR="00D259F5" w:rsidRPr="00C30B3A" w:rsidRDefault="00D259F5" w:rsidP="00D259F5">
      <w:pPr>
        <w:jc w:val="center"/>
        <w:rPr>
          <w:u w:val="single"/>
        </w:rPr>
      </w:pPr>
    </w:p>
    <w:p w14:paraId="53E3871C" w14:textId="77777777" w:rsidR="00D259F5" w:rsidRPr="00C30B3A" w:rsidRDefault="00D259F5" w:rsidP="00D259F5">
      <w:pPr>
        <w:rPr>
          <w:b/>
        </w:rPr>
      </w:pPr>
      <w:r w:rsidRPr="00C30B3A">
        <w:rPr>
          <w:b/>
        </w:rPr>
        <w:t>1</w:t>
      </w:r>
      <w:proofErr w:type="gramStart"/>
      <w:r w:rsidRPr="00C30B3A">
        <w:rPr>
          <w:b/>
        </w:rPr>
        <w:t xml:space="preserve">. </w:t>
      </w:r>
      <w:r w:rsidRPr="00C30B3A">
        <w:rPr>
          <w:b/>
        </w:rPr>
        <w:tab/>
        <w:t>Scope</w:t>
      </w:r>
      <w:proofErr w:type="gramEnd"/>
    </w:p>
    <w:p w14:paraId="5AC329E4" w14:textId="77777777" w:rsidR="00D259F5" w:rsidRPr="00C30B3A" w:rsidRDefault="00D259F5" w:rsidP="00D259F5"/>
    <w:p w14:paraId="0C2AFF2D" w14:textId="77777777" w:rsidR="00D259F5" w:rsidRPr="00C30B3A" w:rsidRDefault="00D259F5" w:rsidP="00D259F5">
      <w:pPr>
        <w:pStyle w:val="ListParagraph"/>
      </w:pPr>
      <w:r>
        <w:t xml:space="preserve">Pfizer has a legal and corporate responsibility to comply with applicable regulations governing the collection and reporting of potential Product Safety Information, which includes Adverse Events (AEs), At Risk Scenarios (ARS), Unexpected Therapeutic Effects (UTEs), Medical Device Complaints (MDCs) and Product Quality Complaints (PQCs) associated with Pfizer products and/or Medical Devices (which may be separate from, or a component, of a Pfizer  combination product) all collectively referred to as “Product(s)”, as these terms are defined below.  The party providing the services to Pfizer under this Agreement (“Vendor” and/or contracted resources) shall always adhere to the procedures set out below.  </w:t>
      </w:r>
    </w:p>
    <w:p w14:paraId="688C11AD" w14:textId="77777777" w:rsidR="00D259F5" w:rsidRPr="00C30B3A" w:rsidRDefault="00D259F5" w:rsidP="00D259F5">
      <w:pPr>
        <w:pStyle w:val="ListParagraph"/>
        <w:ind w:left="900"/>
      </w:pPr>
    </w:p>
    <w:p w14:paraId="608EF9C1" w14:textId="77777777" w:rsidR="00D259F5" w:rsidRPr="00C30B3A" w:rsidRDefault="00D259F5" w:rsidP="00D259F5">
      <w:pPr>
        <w:pStyle w:val="ListParagraph"/>
        <w:ind w:left="0"/>
        <w:rPr>
          <w:b/>
          <w:u w:val="single"/>
        </w:rPr>
      </w:pPr>
      <w:r w:rsidRPr="00C30B3A">
        <w:rPr>
          <w:b/>
        </w:rPr>
        <w:t>2.</w:t>
      </w:r>
      <w:r w:rsidRPr="00C30B3A">
        <w:rPr>
          <w:b/>
        </w:rPr>
        <w:tab/>
      </w:r>
      <w:r>
        <w:rPr>
          <w:b/>
        </w:rPr>
        <w:t xml:space="preserve">Product Safety Information </w:t>
      </w:r>
      <w:r w:rsidRPr="00C30B3A">
        <w:rPr>
          <w:b/>
        </w:rPr>
        <w:t>Definitions</w:t>
      </w:r>
    </w:p>
    <w:p w14:paraId="68104E22" w14:textId="77777777" w:rsidR="00D259F5" w:rsidRPr="00C30B3A" w:rsidRDefault="00D259F5" w:rsidP="00D259F5">
      <w:pPr>
        <w:ind w:left="360"/>
      </w:pPr>
    </w:p>
    <w:p w14:paraId="54925334" w14:textId="77777777" w:rsidR="00D259F5" w:rsidRPr="00C30B3A" w:rsidRDefault="00D259F5" w:rsidP="00D259F5">
      <w:pPr>
        <w:ind w:left="720" w:hanging="761"/>
      </w:pPr>
      <w:r w:rsidRPr="00C30B3A">
        <w:rPr>
          <w:b/>
        </w:rPr>
        <w:t>2.1</w:t>
      </w:r>
      <w:r w:rsidRPr="00C30B3A">
        <w:tab/>
      </w:r>
      <w:r w:rsidRPr="00C30B3A">
        <w:rPr>
          <w:b/>
          <w:u w:val="single"/>
        </w:rPr>
        <w:t>Adverse Event</w:t>
      </w:r>
      <w:r>
        <w:rPr>
          <w:b/>
          <w:u w:val="single"/>
        </w:rPr>
        <w:t xml:space="preserve"> (AE)</w:t>
      </w:r>
      <w:proofErr w:type="gramStart"/>
      <w:r w:rsidRPr="00C30B3A">
        <w:t>:  an</w:t>
      </w:r>
      <w:proofErr w:type="gramEnd"/>
      <w:r w:rsidRPr="00C30B3A">
        <w:t xml:space="preserve"> adverse event is any untoward medical occurrence in a subject, patient, or consumer administered a Pfizer Product.  All reports </w:t>
      </w:r>
      <w:proofErr w:type="gramStart"/>
      <w:r w:rsidRPr="00C30B3A">
        <w:t>of</w:t>
      </w:r>
      <w:proofErr w:type="gramEnd"/>
      <w:r w:rsidRPr="00C30B3A">
        <w:t xml:space="preserve"> Adverse Events should be forwarded, regardless of the seriousness of the event, </w:t>
      </w:r>
      <w:proofErr w:type="gramStart"/>
      <w:r w:rsidRPr="00C30B3A">
        <w:t>whether</w:t>
      </w:r>
      <w:r>
        <w:t xml:space="preserve"> or not</w:t>
      </w:r>
      <w:proofErr w:type="gramEnd"/>
      <w:r w:rsidRPr="00C30B3A">
        <w:t xml:space="preserve"> there is a causal relationship with the Pfizer product and regardless of the event being mentioned in the product label/instructions. Adverse Events include, but are not limited to:</w:t>
      </w:r>
    </w:p>
    <w:p w14:paraId="0C8EDE77" w14:textId="77777777" w:rsidR="00D259F5" w:rsidRPr="00C30B3A" w:rsidRDefault="00D259F5" w:rsidP="00D259F5">
      <w:pPr>
        <w:ind w:left="851" w:hanging="851"/>
      </w:pPr>
    </w:p>
    <w:p w14:paraId="5FF93646" w14:textId="77777777" w:rsidR="00D259F5" w:rsidRPr="00C30B3A" w:rsidRDefault="00D259F5" w:rsidP="00D259F5">
      <w:pPr>
        <w:numPr>
          <w:ilvl w:val="0"/>
          <w:numId w:val="5"/>
        </w:numPr>
      </w:pPr>
      <w:r w:rsidRPr="00C30B3A">
        <w:t>Abnormal test findings</w:t>
      </w:r>
    </w:p>
    <w:p w14:paraId="76A3FA5C" w14:textId="77777777" w:rsidR="00D259F5" w:rsidRPr="00C30B3A" w:rsidRDefault="00D259F5" w:rsidP="00D259F5">
      <w:pPr>
        <w:numPr>
          <w:ilvl w:val="0"/>
          <w:numId w:val="5"/>
        </w:numPr>
      </w:pPr>
      <w:r w:rsidRPr="00C30B3A">
        <w:t xml:space="preserve">Clinically significant signs and symptoms </w:t>
      </w:r>
    </w:p>
    <w:p w14:paraId="0BC8A0F3" w14:textId="77777777" w:rsidR="00D259F5" w:rsidRPr="00C30B3A" w:rsidRDefault="00D259F5" w:rsidP="00D259F5">
      <w:pPr>
        <w:numPr>
          <w:ilvl w:val="0"/>
          <w:numId w:val="5"/>
        </w:numPr>
      </w:pPr>
      <w:r w:rsidRPr="00C30B3A">
        <w:t>Changes in physical examination findings</w:t>
      </w:r>
    </w:p>
    <w:p w14:paraId="2AD331C4" w14:textId="77777777" w:rsidR="00D259F5" w:rsidRPr="00C30B3A" w:rsidRDefault="00D259F5" w:rsidP="00D259F5">
      <w:pPr>
        <w:numPr>
          <w:ilvl w:val="0"/>
          <w:numId w:val="5"/>
        </w:numPr>
      </w:pPr>
      <w:r w:rsidRPr="00C30B3A">
        <w:t>Progression/worsening of underlying disease</w:t>
      </w:r>
    </w:p>
    <w:p w14:paraId="0328FB7B" w14:textId="77777777" w:rsidR="00D259F5" w:rsidRPr="00C30B3A" w:rsidRDefault="00D259F5" w:rsidP="00D259F5">
      <w:pPr>
        <w:numPr>
          <w:ilvl w:val="0"/>
          <w:numId w:val="5"/>
        </w:numPr>
      </w:pPr>
      <w:r w:rsidRPr="00C30B3A">
        <w:t xml:space="preserve">Allergic reactions </w:t>
      </w:r>
    </w:p>
    <w:p w14:paraId="564457E7" w14:textId="77777777" w:rsidR="00D259F5" w:rsidRPr="00C30B3A" w:rsidRDefault="00D259F5" w:rsidP="00D259F5">
      <w:pPr>
        <w:numPr>
          <w:ilvl w:val="0"/>
          <w:numId w:val="5"/>
        </w:numPr>
      </w:pPr>
      <w:r w:rsidRPr="00C30B3A">
        <w:t xml:space="preserve">Lack of efficacy </w:t>
      </w:r>
    </w:p>
    <w:p w14:paraId="16ED17EF" w14:textId="77777777" w:rsidR="00D259F5" w:rsidRPr="00C30B3A" w:rsidRDefault="00D259F5" w:rsidP="00D259F5">
      <w:pPr>
        <w:numPr>
          <w:ilvl w:val="0"/>
          <w:numId w:val="5"/>
        </w:numPr>
      </w:pPr>
      <w:r w:rsidRPr="00C30B3A">
        <w:t>Drug abuse</w:t>
      </w:r>
    </w:p>
    <w:p w14:paraId="20BBDC3B" w14:textId="77777777" w:rsidR="00D259F5" w:rsidRPr="00C30B3A" w:rsidRDefault="00D259F5" w:rsidP="00D259F5">
      <w:pPr>
        <w:numPr>
          <w:ilvl w:val="0"/>
          <w:numId w:val="5"/>
        </w:numPr>
      </w:pPr>
      <w:r w:rsidRPr="00C30B3A">
        <w:t>Drug dependency</w:t>
      </w:r>
    </w:p>
    <w:p w14:paraId="61FC83F2" w14:textId="77777777" w:rsidR="00D259F5" w:rsidRPr="00C30B3A" w:rsidRDefault="00D259F5" w:rsidP="00D259F5">
      <w:pPr>
        <w:numPr>
          <w:ilvl w:val="0"/>
          <w:numId w:val="5"/>
        </w:numPr>
      </w:pPr>
      <w:r w:rsidRPr="00C30B3A">
        <w:t>Drug withdrawal</w:t>
      </w:r>
      <w:r>
        <w:t xml:space="preserve"> symptoms</w:t>
      </w:r>
    </w:p>
    <w:p w14:paraId="2F5EC3D1" w14:textId="77777777" w:rsidR="00D259F5" w:rsidRPr="00C30B3A" w:rsidRDefault="00D259F5" w:rsidP="00D259F5">
      <w:pPr>
        <w:numPr>
          <w:ilvl w:val="0"/>
          <w:numId w:val="5"/>
        </w:numPr>
      </w:pPr>
      <w:r w:rsidRPr="00C30B3A">
        <w:t>Hospitalization</w:t>
      </w:r>
    </w:p>
    <w:p w14:paraId="618AE7CA" w14:textId="77777777" w:rsidR="00D259F5" w:rsidRPr="00C30B3A" w:rsidRDefault="00D259F5" w:rsidP="00D259F5">
      <w:pPr>
        <w:numPr>
          <w:ilvl w:val="0"/>
          <w:numId w:val="5"/>
        </w:numPr>
      </w:pPr>
      <w:r w:rsidRPr="00C30B3A">
        <w:t>Death</w:t>
      </w:r>
    </w:p>
    <w:p w14:paraId="28EB196F" w14:textId="77777777" w:rsidR="00D259F5" w:rsidRPr="00C30B3A" w:rsidRDefault="00D259F5" w:rsidP="00D259F5">
      <w:pPr>
        <w:numPr>
          <w:ilvl w:val="0"/>
          <w:numId w:val="5"/>
        </w:numPr>
      </w:pPr>
      <w:r w:rsidRPr="00C30B3A">
        <w:t xml:space="preserve">Any suspected transmission of an infectious agent via a Pfizer product (e.g., a physician reports that a patient developed an infection </w:t>
      </w:r>
      <w:r w:rsidRPr="00C708F4">
        <w:t>at the injection site after receiving a Pfizer Product</w:t>
      </w:r>
      <w:r>
        <w:t>)</w:t>
      </w:r>
    </w:p>
    <w:p w14:paraId="5E3B8420" w14:textId="77777777" w:rsidR="00D259F5" w:rsidRPr="00C30B3A" w:rsidRDefault="00D259F5" w:rsidP="00D259F5">
      <w:pPr>
        <w:pStyle w:val="ListParagraph"/>
        <w:numPr>
          <w:ilvl w:val="0"/>
          <w:numId w:val="5"/>
        </w:numPr>
        <w:spacing w:line="288" w:lineRule="auto"/>
      </w:pPr>
      <w:r>
        <w:t>Interactions with other drugs or with food</w:t>
      </w:r>
    </w:p>
    <w:p w14:paraId="2C48A06F" w14:textId="77777777" w:rsidR="00D259F5" w:rsidRPr="00C30B3A" w:rsidRDefault="00D259F5" w:rsidP="00D259F5">
      <w:pPr>
        <w:ind w:left="1575"/>
      </w:pPr>
    </w:p>
    <w:p w14:paraId="793F8FDF" w14:textId="77777777" w:rsidR="00D259F5" w:rsidRPr="00C30B3A" w:rsidRDefault="00D259F5" w:rsidP="00D259F5">
      <w:pPr>
        <w:ind w:left="720" w:hanging="720"/>
      </w:pPr>
      <w:r w:rsidRPr="00C30B3A">
        <w:rPr>
          <w:b/>
        </w:rPr>
        <w:t>2.2</w:t>
      </w:r>
      <w:r w:rsidRPr="00C30B3A">
        <w:t xml:space="preserve">   </w:t>
      </w:r>
      <w:r w:rsidRPr="00C30B3A">
        <w:tab/>
      </w:r>
      <w:r w:rsidRPr="00C30B3A">
        <w:rPr>
          <w:b/>
          <w:u w:val="single"/>
        </w:rPr>
        <w:t>At Risk Scenarios</w:t>
      </w:r>
      <w:r>
        <w:rPr>
          <w:b/>
          <w:u w:val="single"/>
        </w:rPr>
        <w:t xml:space="preserve"> (ARS)</w:t>
      </w:r>
      <w:r w:rsidRPr="00C30B3A">
        <w:t xml:space="preserve">: circumstances that may increase the patient’s/consumer’s risk of developing Adverse Events whether there are any associated AEs.  These circumstances must be reported regardless of whether they are associated with an AE. </w:t>
      </w:r>
    </w:p>
    <w:p w14:paraId="167F5E24" w14:textId="77777777" w:rsidR="00D259F5" w:rsidRPr="00C30B3A" w:rsidRDefault="00D259F5" w:rsidP="00D259F5">
      <w:pPr>
        <w:ind w:left="1620" w:hanging="900"/>
      </w:pPr>
      <w:r w:rsidRPr="00C30B3A">
        <w:t xml:space="preserve">   These circumstances include:</w:t>
      </w:r>
    </w:p>
    <w:p w14:paraId="2F4B55EF" w14:textId="77777777" w:rsidR="00D259F5" w:rsidRPr="00C30B3A" w:rsidRDefault="00D259F5" w:rsidP="00D259F5">
      <w:pPr>
        <w:numPr>
          <w:ilvl w:val="0"/>
          <w:numId w:val="5"/>
        </w:numPr>
      </w:pPr>
      <w:r w:rsidRPr="00C30B3A">
        <w:t>Medication errors</w:t>
      </w:r>
    </w:p>
    <w:p w14:paraId="782C76E8" w14:textId="77777777" w:rsidR="00D259F5" w:rsidRPr="00C30B3A" w:rsidRDefault="00D259F5" w:rsidP="00D259F5">
      <w:pPr>
        <w:numPr>
          <w:ilvl w:val="0"/>
          <w:numId w:val="5"/>
        </w:numPr>
      </w:pPr>
      <w:r w:rsidRPr="00C30B3A">
        <w:t>Exposure during pregnancy</w:t>
      </w:r>
    </w:p>
    <w:p w14:paraId="5CDA8E40" w14:textId="77777777" w:rsidR="00D259F5" w:rsidRPr="00C30B3A" w:rsidRDefault="00D259F5" w:rsidP="00D259F5">
      <w:pPr>
        <w:numPr>
          <w:ilvl w:val="0"/>
          <w:numId w:val="5"/>
        </w:numPr>
      </w:pPr>
      <w:r w:rsidRPr="00C30B3A">
        <w:lastRenderedPageBreak/>
        <w:t>Exposure during breastfeeding</w:t>
      </w:r>
    </w:p>
    <w:p w14:paraId="479023B6" w14:textId="77777777" w:rsidR="00D259F5" w:rsidRPr="00C30B3A" w:rsidRDefault="00D259F5" w:rsidP="00D259F5">
      <w:pPr>
        <w:numPr>
          <w:ilvl w:val="0"/>
          <w:numId w:val="5"/>
        </w:numPr>
      </w:pPr>
      <w:r w:rsidRPr="00C30B3A">
        <w:t>Drug overdose</w:t>
      </w:r>
    </w:p>
    <w:p w14:paraId="7FB6DD9F" w14:textId="77777777" w:rsidR="00D259F5" w:rsidRPr="00C30B3A" w:rsidRDefault="00D259F5" w:rsidP="00D259F5">
      <w:pPr>
        <w:numPr>
          <w:ilvl w:val="0"/>
          <w:numId w:val="5"/>
        </w:numPr>
      </w:pPr>
      <w:r w:rsidRPr="00C30B3A">
        <w:t>Drug misuse</w:t>
      </w:r>
    </w:p>
    <w:p w14:paraId="25611B2B" w14:textId="77777777" w:rsidR="00D259F5" w:rsidRPr="00C30B3A" w:rsidRDefault="00D259F5" w:rsidP="00D259F5">
      <w:pPr>
        <w:numPr>
          <w:ilvl w:val="0"/>
          <w:numId w:val="5"/>
        </w:numPr>
      </w:pPr>
      <w:r w:rsidRPr="00C30B3A">
        <w:t>Extravasation</w:t>
      </w:r>
    </w:p>
    <w:p w14:paraId="195C0495" w14:textId="77777777" w:rsidR="00D259F5" w:rsidRPr="00C30B3A" w:rsidRDefault="00D259F5" w:rsidP="00D259F5">
      <w:pPr>
        <w:numPr>
          <w:ilvl w:val="0"/>
          <w:numId w:val="5"/>
        </w:numPr>
      </w:pPr>
      <w:r w:rsidRPr="00C30B3A">
        <w:t>Occupational exposure</w:t>
      </w:r>
    </w:p>
    <w:p w14:paraId="7A28984D" w14:textId="77777777" w:rsidR="00D259F5" w:rsidRPr="00C30B3A" w:rsidRDefault="00D259F5" w:rsidP="00D259F5">
      <w:pPr>
        <w:numPr>
          <w:ilvl w:val="0"/>
          <w:numId w:val="5"/>
        </w:numPr>
      </w:pPr>
      <w:r w:rsidRPr="00C30B3A">
        <w:t xml:space="preserve">Off-label use </w:t>
      </w:r>
    </w:p>
    <w:p w14:paraId="0267A974" w14:textId="77777777" w:rsidR="00D259F5" w:rsidRPr="00C30B3A" w:rsidRDefault="00D259F5" w:rsidP="00D259F5">
      <w:pPr>
        <w:pStyle w:val="ListParagraph"/>
        <w:ind w:left="1575"/>
      </w:pPr>
    </w:p>
    <w:p w14:paraId="5DDC74C5" w14:textId="77777777" w:rsidR="00D259F5" w:rsidRPr="00C30B3A" w:rsidRDefault="00D259F5" w:rsidP="00D259F5">
      <w:pPr>
        <w:ind w:left="720" w:hanging="720"/>
      </w:pPr>
      <w:r w:rsidRPr="00C30B3A">
        <w:rPr>
          <w:b/>
        </w:rPr>
        <w:t>2.3</w:t>
      </w:r>
      <w:r w:rsidRPr="00C30B3A">
        <w:tab/>
      </w:r>
      <w:r w:rsidRPr="00C30B3A">
        <w:rPr>
          <w:b/>
          <w:u w:val="single"/>
        </w:rPr>
        <w:t>Unexpected Therapeutic Effect (UTE)</w:t>
      </w:r>
      <w:proofErr w:type="gramStart"/>
      <w:r w:rsidRPr="00C30B3A">
        <w:rPr>
          <w:b/>
        </w:rPr>
        <w:t xml:space="preserve">: </w:t>
      </w:r>
      <w:r w:rsidRPr="00C30B3A">
        <w:t xml:space="preserve"> a</w:t>
      </w:r>
      <w:proofErr w:type="gramEnd"/>
      <w:r w:rsidRPr="00C30B3A">
        <w:t xml:space="preserve"> beneficial therapeutic effect of a Product aside from the use for which it had been given.</w:t>
      </w:r>
    </w:p>
    <w:p w14:paraId="6D789B28" w14:textId="77777777" w:rsidR="00D259F5" w:rsidRPr="00C30B3A" w:rsidRDefault="00D259F5" w:rsidP="00D259F5">
      <w:pPr>
        <w:ind w:left="851" w:hanging="851"/>
      </w:pPr>
    </w:p>
    <w:p w14:paraId="46E54C76" w14:textId="77777777" w:rsidR="00D259F5" w:rsidRPr="00C30B3A" w:rsidRDefault="00D259F5" w:rsidP="00D259F5">
      <w:pPr>
        <w:ind w:left="720" w:hanging="720"/>
      </w:pPr>
      <w:r w:rsidRPr="00C30B3A">
        <w:rPr>
          <w:b/>
        </w:rPr>
        <w:t>2.4</w:t>
      </w:r>
      <w:r w:rsidRPr="00C30B3A">
        <w:rPr>
          <w:b/>
        </w:rPr>
        <w:tab/>
      </w:r>
      <w:r w:rsidRPr="00C30B3A">
        <w:rPr>
          <w:b/>
          <w:u w:val="single"/>
        </w:rPr>
        <w:t>Product Quality Complaint</w:t>
      </w:r>
      <w:r>
        <w:rPr>
          <w:b/>
          <w:u w:val="single"/>
        </w:rPr>
        <w:t xml:space="preserve"> (PQC)</w:t>
      </w:r>
      <w:proofErr w:type="gramStart"/>
      <w:r w:rsidRPr="00C30B3A">
        <w:rPr>
          <w:b/>
        </w:rPr>
        <w:t>:</w:t>
      </w:r>
      <w:r w:rsidRPr="00C30B3A">
        <w:t xml:space="preserve">  is</w:t>
      </w:r>
      <w:proofErr w:type="gramEnd"/>
      <w:r w:rsidRPr="00C30B3A">
        <w:t xml:space="preserve"> any written, electronic, or oral communication </w:t>
      </w:r>
      <w:r>
        <w:t xml:space="preserve">that alleges deficiencies related to </w:t>
      </w:r>
      <w:r w:rsidRPr="00C30B3A">
        <w:t>the quality or physical properties, condition, package insert and/or packaging of a Product, including whether a Product is suspected or confirmed to be counterfeit.</w:t>
      </w:r>
      <w:r>
        <w:t xml:space="preserve"> </w:t>
      </w:r>
    </w:p>
    <w:p w14:paraId="65B31951" w14:textId="77777777" w:rsidR="00D259F5" w:rsidRDefault="00D259F5" w:rsidP="00D259F5">
      <w:pPr>
        <w:autoSpaceDE w:val="0"/>
        <w:autoSpaceDN w:val="0"/>
        <w:adjustRightInd w:val="0"/>
        <w:spacing w:before="60" w:after="60"/>
        <w:ind w:left="720" w:hanging="720"/>
        <w:rPr>
          <w:caps/>
        </w:rPr>
      </w:pPr>
      <w:r w:rsidRPr="00C30B3A">
        <w:rPr>
          <w:b/>
          <w:bCs/>
        </w:rPr>
        <w:t>2.5</w:t>
      </w:r>
      <w:r w:rsidRPr="00C30B3A">
        <w:rPr>
          <w:b/>
          <w:bCs/>
        </w:rPr>
        <w:tab/>
      </w:r>
      <w:r w:rsidRPr="00C30B3A">
        <w:rPr>
          <w:b/>
          <w:bCs/>
          <w:u w:val="single"/>
        </w:rPr>
        <w:t>Medical Device</w:t>
      </w:r>
      <w:r w:rsidRPr="00C30B3A">
        <w:rPr>
          <w:b/>
          <w:bCs/>
        </w:rPr>
        <w:t xml:space="preserve">: </w:t>
      </w:r>
      <w:r w:rsidRPr="00C30B3A">
        <w:t xml:space="preserve">any instrument, apparatus, appliance, software, implant, reagent, material, or other article, intended by the manufacturer to be used alone or in combination for human beings </w:t>
      </w:r>
      <w:r w:rsidRPr="008D5C1D">
        <w:t>for one or more of the following specific medical purposes:</w:t>
      </w:r>
    </w:p>
    <w:p w14:paraId="22DF1916" w14:textId="77777777" w:rsidR="00D259F5" w:rsidRPr="008D5C1D" w:rsidRDefault="00D259F5" w:rsidP="00D259F5">
      <w:pPr>
        <w:pStyle w:val="ListParagraph"/>
        <w:numPr>
          <w:ilvl w:val="0"/>
          <w:numId w:val="7"/>
        </w:numPr>
        <w:autoSpaceDE w:val="0"/>
        <w:autoSpaceDN w:val="0"/>
        <w:adjustRightInd w:val="0"/>
        <w:spacing w:before="60" w:after="60"/>
      </w:pPr>
      <w:r w:rsidRPr="008D5C1D">
        <w:t>diagnosis, prevention, monitoring, prediction, prognosis, treatment or alleviation of disease,</w:t>
      </w:r>
    </w:p>
    <w:p w14:paraId="63D2209B" w14:textId="77777777" w:rsidR="00D259F5" w:rsidRPr="008D5C1D" w:rsidRDefault="00D259F5" w:rsidP="00D259F5">
      <w:pPr>
        <w:pStyle w:val="ListParagraph"/>
        <w:numPr>
          <w:ilvl w:val="0"/>
          <w:numId w:val="7"/>
        </w:numPr>
        <w:autoSpaceDE w:val="0"/>
        <w:autoSpaceDN w:val="0"/>
        <w:adjustRightInd w:val="0"/>
        <w:spacing w:before="60" w:after="60"/>
      </w:pPr>
      <w:r w:rsidRPr="008D5C1D">
        <w:t>diagnosis, monitoring, treatment, alleviation of, or compensation for, an injury or disability,</w:t>
      </w:r>
    </w:p>
    <w:p w14:paraId="0F39BC51" w14:textId="77777777" w:rsidR="00D259F5" w:rsidRPr="008D5C1D" w:rsidRDefault="00D259F5" w:rsidP="00D259F5">
      <w:pPr>
        <w:pStyle w:val="ListParagraph"/>
        <w:numPr>
          <w:ilvl w:val="0"/>
          <w:numId w:val="7"/>
        </w:numPr>
        <w:autoSpaceDE w:val="0"/>
        <w:autoSpaceDN w:val="0"/>
        <w:adjustRightInd w:val="0"/>
        <w:spacing w:before="60" w:after="60"/>
      </w:pPr>
      <w:r w:rsidRPr="008D5C1D">
        <w:t>investigation, replacement, or modification of the anatomy or of a physiological or pathological process or state,</w:t>
      </w:r>
    </w:p>
    <w:p w14:paraId="34FA3962" w14:textId="77777777" w:rsidR="00D259F5" w:rsidRPr="008D5C1D" w:rsidRDefault="00D259F5" w:rsidP="00D259F5">
      <w:pPr>
        <w:pStyle w:val="ListParagraph"/>
        <w:numPr>
          <w:ilvl w:val="0"/>
          <w:numId w:val="7"/>
        </w:numPr>
        <w:autoSpaceDE w:val="0"/>
        <w:autoSpaceDN w:val="0"/>
        <w:adjustRightInd w:val="0"/>
        <w:spacing w:before="60" w:after="60"/>
      </w:pPr>
      <w:r w:rsidRPr="00C03017">
        <w:t>providing information by means of in vitro examination of specimens derived from the human body, including organ, blood and tissue donations, and which does not achieve its principal intended action by pharmacological, immunological or metabolic means, in or on the human body, but which may be assisted in its function by such means</w:t>
      </w:r>
      <w:r w:rsidRPr="008D5C1D">
        <w:rPr>
          <w:rFonts w:ascii="Noto Sans" w:hAnsi="Noto Sans" w:cs="Noto Sans"/>
        </w:rPr>
        <w:t>.</w:t>
      </w:r>
    </w:p>
    <w:p w14:paraId="7E7822CA" w14:textId="77777777" w:rsidR="00D259F5" w:rsidRPr="00C30B3A" w:rsidRDefault="00D259F5" w:rsidP="00D259F5">
      <w:pPr>
        <w:ind w:left="720" w:hanging="720"/>
      </w:pPr>
    </w:p>
    <w:p w14:paraId="61DB9671" w14:textId="77777777" w:rsidR="00D259F5" w:rsidRDefault="00D259F5" w:rsidP="00D259F5">
      <w:pPr>
        <w:pStyle w:val="ListParagraph"/>
        <w:ind w:hanging="720"/>
      </w:pPr>
      <w:r w:rsidRPr="7AE6F781">
        <w:rPr>
          <w:b/>
          <w:bCs/>
        </w:rPr>
        <w:t xml:space="preserve">2.6  </w:t>
      </w:r>
      <w:r>
        <w:tab/>
      </w:r>
      <w:r w:rsidRPr="7AE6F781">
        <w:rPr>
          <w:b/>
          <w:bCs/>
          <w:u w:val="single"/>
        </w:rPr>
        <w:t>Medical Device Complaint (MDC)</w:t>
      </w:r>
      <w:r w:rsidRPr="7AE6F781">
        <w:rPr>
          <w:b/>
          <w:bCs/>
        </w:rPr>
        <w:t xml:space="preserve">: </w:t>
      </w:r>
      <w:r>
        <w:t xml:space="preserve">is any written, electronic, or oral communication that alleges deficiencies related to the identity, quality, durability, reliability, safety, effectiveness, instructions for use, or performance of a medical device (including a medical device constituent part of a combination product), including Pfizer-sponsored medical software products that are regulated as medical devices (e.g., mobile apps, website functionality, etc.). </w:t>
      </w:r>
      <w:r w:rsidRPr="008D5C1D">
        <w:t>This also includes medical device malfunction, use errors or inadequacy in the information supplied by the company, after it is released for distribution.</w:t>
      </w:r>
    </w:p>
    <w:p w14:paraId="40275F04" w14:textId="77777777" w:rsidR="00D259F5" w:rsidRDefault="00D259F5" w:rsidP="00D259F5">
      <w:pPr>
        <w:pStyle w:val="ListParagraph"/>
        <w:ind w:left="0"/>
      </w:pPr>
    </w:p>
    <w:p w14:paraId="417500DB" w14:textId="77777777" w:rsidR="00D259F5" w:rsidRPr="00C30B3A" w:rsidRDefault="00D259F5" w:rsidP="00D259F5">
      <w:pPr>
        <w:pStyle w:val="ListParagraph"/>
        <w:ind w:left="0"/>
        <w:rPr>
          <w:b/>
        </w:rPr>
      </w:pPr>
      <w:r w:rsidRPr="00C30B3A">
        <w:rPr>
          <w:b/>
        </w:rPr>
        <w:t>3</w:t>
      </w:r>
      <w:proofErr w:type="gramStart"/>
      <w:r w:rsidRPr="00C30B3A">
        <w:rPr>
          <w:b/>
        </w:rPr>
        <w:t xml:space="preserve">. </w:t>
      </w:r>
      <w:r w:rsidRPr="00C30B3A">
        <w:rPr>
          <w:b/>
        </w:rPr>
        <w:tab/>
        <w:t>Vendor</w:t>
      </w:r>
      <w:proofErr w:type="gramEnd"/>
      <w:r w:rsidRPr="00C30B3A">
        <w:rPr>
          <w:b/>
        </w:rPr>
        <w:t xml:space="preserve"> Responsibilities</w:t>
      </w:r>
    </w:p>
    <w:p w14:paraId="40AEBAAF" w14:textId="77777777" w:rsidR="00D259F5" w:rsidRPr="00C30B3A" w:rsidRDefault="00D259F5" w:rsidP="00D259F5">
      <w:pPr>
        <w:pStyle w:val="ListParagraph"/>
        <w:ind w:left="0"/>
        <w:rPr>
          <w:b/>
        </w:rPr>
      </w:pPr>
    </w:p>
    <w:p w14:paraId="0A3C9F59" w14:textId="77777777" w:rsidR="00D259F5" w:rsidRPr="00C30B3A" w:rsidRDefault="00D259F5" w:rsidP="00D259F5">
      <w:pPr>
        <w:ind w:left="720" w:hanging="720"/>
      </w:pPr>
      <w:r w:rsidRPr="00C30B3A">
        <w:rPr>
          <w:b/>
        </w:rPr>
        <w:t>3.1</w:t>
      </w:r>
      <w:r w:rsidRPr="00C30B3A">
        <w:tab/>
        <w:t>The Vendor shall ensure that all employees</w:t>
      </w:r>
      <w:r>
        <w:t xml:space="preserve"> who provide services under this Agreement and who are intended to, will, or are expected to receive or handle Product Safety Information while performing the contracted service,</w:t>
      </w:r>
      <w:r w:rsidRPr="00C30B3A">
        <w:t xml:space="preserve"> and, if applicable, subcontractor employees providing services</w:t>
      </w:r>
      <w:r>
        <w:t xml:space="preserve"> in the same capacity</w:t>
      </w:r>
      <w:r w:rsidRPr="00C30B3A">
        <w:t xml:space="preserve"> (“Vendor Personnel”), shall comply with requirements set out in this Exhibit.</w:t>
      </w:r>
    </w:p>
    <w:p w14:paraId="52B9CFA7" w14:textId="77777777" w:rsidR="00D259F5" w:rsidRPr="00C30B3A" w:rsidRDefault="00D259F5" w:rsidP="00D259F5">
      <w:pPr>
        <w:ind w:left="720" w:hanging="720"/>
      </w:pPr>
    </w:p>
    <w:p w14:paraId="3D602DF5" w14:textId="77777777" w:rsidR="00D259F5" w:rsidRPr="00C30B3A" w:rsidRDefault="00D259F5" w:rsidP="00D259F5">
      <w:pPr>
        <w:ind w:left="720" w:hanging="720"/>
      </w:pPr>
      <w:r w:rsidRPr="781505CF">
        <w:rPr>
          <w:b/>
          <w:bCs/>
        </w:rPr>
        <w:lastRenderedPageBreak/>
        <w:t>3.2</w:t>
      </w:r>
      <w:r>
        <w:tab/>
        <w:t>If Vendor Personnel become aware of any potential Product Safety Information that may be associated with a Pfizer Product, the Vendor shall inform Pfizer in accordance with the procedures for Product Safety Information reporting included in this Exhibit and as may be updated and provided to the Vendor in the future by Pfizer.</w:t>
      </w:r>
    </w:p>
    <w:p w14:paraId="2DCFE63F" w14:textId="77777777" w:rsidR="00D259F5" w:rsidRPr="00C30B3A" w:rsidRDefault="00D259F5" w:rsidP="00D259F5">
      <w:pPr>
        <w:pStyle w:val="ListParagraph"/>
        <w:ind w:left="851" w:hanging="851"/>
      </w:pPr>
    </w:p>
    <w:p w14:paraId="1BC0DB5A" w14:textId="77777777" w:rsidR="00D259F5" w:rsidRPr="00C30B3A" w:rsidRDefault="00D259F5" w:rsidP="00D259F5">
      <w:pPr>
        <w:pStyle w:val="ListParagraph"/>
        <w:ind w:hanging="720"/>
      </w:pPr>
      <w:r w:rsidRPr="781505CF">
        <w:rPr>
          <w:b/>
          <w:bCs/>
        </w:rPr>
        <w:t>3.3</w:t>
      </w:r>
      <w:r>
        <w:tab/>
        <w:t xml:space="preserve">In the event the Vendor engages a subcontractor to perform services related to this Agreement, the Vendor shall request fulfilment by that subcontractor of these safety reporting requirements on substantially the same terms as those outlined in this Exhibit, unless </w:t>
      </w:r>
      <w:r w:rsidRPr="781505CF">
        <w:t xml:space="preserve">it is established that there is no possibility that the subcontracted services will involve receipt or handling of potential </w:t>
      </w:r>
      <w:r>
        <w:t>Product Safety Information</w:t>
      </w:r>
      <w:r w:rsidRPr="781505CF">
        <w:t xml:space="preserve"> </w:t>
      </w:r>
      <w:r>
        <w:t xml:space="preserve">reports </w:t>
      </w:r>
      <w:r w:rsidRPr="781505CF">
        <w:t>by the subcontractor</w:t>
      </w:r>
      <w:r>
        <w:t>.</w:t>
      </w:r>
    </w:p>
    <w:p w14:paraId="50ABC4B7" w14:textId="77777777" w:rsidR="00D259F5" w:rsidRPr="00C30B3A" w:rsidRDefault="00D259F5" w:rsidP="00D259F5">
      <w:pPr>
        <w:pStyle w:val="ListParagraph"/>
        <w:ind w:hanging="720"/>
        <w:jc w:val="both"/>
        <w:rPr>
          <w:b/>
        </w:rPr>
      </w:pPr>
    </w:p>
    <w:p w14:paraId="68A68315" w14:textId="77777777" w:rsidR="00D259F5" w:rsidRPr="00C30B3A" w:rsidRDefault="00D259F5" w:rsidP="00D259F5">
      <w:pPr>
        <w:pStyle w:val="ListParagraph"/>
        <w:ind w:left="0"/>
        <w:rPr>
          <w:b/>
          <w:u w:val="single"/>
        </w:rPr>
      </w:pPr>
      <w:r w:rsidRPr="00C30B3A">
        <w:rPr>
          <w:b/>
        </w:rPr>
        <w:t>4.         Safety Training</w:t>
      </w:r>
    </w:p>
    <w:p w14:paraId="56FFBE54" w14:textId="77777777" w:rsidR="00D259F5" w:rsidRPr="00C30B3A" w:rsidRDefault="00D259F5" w:rsidP="00D259F5"/>
    <w:p w14:paraId="2C358677" w14:textId="77777777" w:rsidR="00D259F5" w:rsidRPr="00C30B3A" w:rsidRDefault="00D259F5" w:rsidP="00D259F5">
      <w:pPr>
        <w:ind w:left="709" w:hanging="709"/>
      </w:pPr>
      <w:r w:rsidRPr="00C30B3A">
        <w:rPr>
          <w:b/>
        </w:rPr>
        <w:t>4.1</w:t>
      </w:r>
      <w:r w:rsidRPr="00C30B3A">
        <w:tab/>
        <w:t xml:space="preserve">The Vendor agrees to comply with Pfizer’s standards and training on Pfizer’s </w:t>
      </w:r>
      <w:r>
        <w:t xml:space="preserve">safety information </w:t>
      </w:r>
      <w:r w:rsidRPr="00C30B3A">
        <w:t>reporting procedures.   The Vendor will require that all Vendor Personnel, responsible for performing the services under this Agreement</w:t>
      </w:r>
      <w:r>
        <w:t xml:space="preserve"> and who are intended to, will, or are expected to receive or handle Product Safety Information while performing the contracted service</w:t>
      </w:r>
      <w:r w:rsidRPr="00C30B3A">
        <w:t xml:space="preserve">, must successfully complete the most current version of </w:t>
      </w:r>
      <w:r>
        <w:t xml:space="preserve">the </w:t>
      </w:r>
      <w:r w:rsidRPr="00C30B3A">
        <w:t xml:space="preserve">safety training program, which will be provided by Pfizer, and any other safety related training requested by Pfizer.  Safety training must be completed by Vendor Personnel before performing the services under this Agreement, with annual retraining on the training program.  Where Pfizer issues an updated safety training program, including during a calendar year, Vendor shall ensure all Vendor Personnel complete the updated safety training within sixty (60) days of issuance by Pfizer. Vendor Personnel’s attendance and successful completion of a training program must be documented by signature of confirmation of training certificates (“Training Certificates”) which will be provided by Pfizer with the training program unless Vendor is utilizing Pfizer’s </w:t>
      </w:r>
      <w:r>
        <w:t>learning management system. (Per Section 4.2 below) or their own learning management system.</w:t>
      </w:r>
      <w:r w:rsidRPr="00C30B3A">
        <w:t xml:space="preserve"> If new Vendor Personnel are assigned following commencement of the services under this Agreement, the Vendor shall promptly notify Pfizer and confirm that all such Vendor Personnel have completed the training program. </w:t>
      </w:r>
      <w:r>
        <w:t>Documentation of training completion should be available upon request.</w:t>
      </w:r>
    </w:p>
    <w:p w14:paraId="1C7456EE" w14:textId="77777777" w:rsidR="00D259F5" w:rsidRPr="00C30B3A" w:rsidRDefault="00D259F5" w:rsidP="00D259F5">
      <w:pPr>
        <w:ind w:left="709" w:hanging="709"/>
      </w:pPr>
    </w:p>
    <w:p w14:paraId="363797D1" w14:textId="77777777" w:rsidR="00D259F5" w:rsidRPr="00C30B3A" w:rsidRDefault="00D259F5" w:rsidP="00D259F5">
      <w:pPr>
        <w:ind w:left="709" w:hanging="709"/>
      </w:pPr>
      <w:r w:rsidRPr="00C30B3A">
        <w:rPr>
          <w:b/>
        </w:rPr>
        <w:t>4.2</w:t>
      </w:r>
      <w:r w:rsidRPr="00C30B3A">
        <w:tab/>
        <w:t>Vendor is not required to maintain Training Certificates for any Vendor Personnel who have been successfully on-boarded onto, and who receive training through</w:t>
      </w:r>
      <w:r>
        <w:t xml:space="preserve"> Pfizer’s learning management system</w:t>
      </w:r>
      <w:r w:rsidRPr="00C30B3A">
        <w:t>.  Vendor is solely responsible for identifying any Vendor Personnel who are not on-boarded onto, and who do not receive training through</w:t>
      </w:r>
      <w:r>
        <w:t xml:space="preserve"> Pfizer’s learning management system</w:t>
      </w:r>
      <w:r w:rsidRPr="00C30B3A">
        <w:t xml:space="preserve">, and for maintaining Training Certificates for such Vendor Personnel, as required in Section 4.1, above.  </w:t>
      </w:r>
    </w:p>
    <w:p w14:paraId="0DC7FEFA" w14:textId="77777777" w:rsidR="00D259F5" w:rsidRPr="00C30B3A" w:rsidRDefault="00D259F5" w:rsidP="00D259F5">
      <w:pPr>
        <w:ind w:left="709" w:hanging="709"/>
      </w:pPr>
    </w:p>
    <w:p w14:paraId="4C8D6C53" w14:textId="77777777" w:rsidR="00D259F5" w:rsidRPr="00C30B3A" w:rsidRDefault="00D259F5" w:rsidP="00D259F5">
      <w:pPr>
        <w:ind w:left="709" w:hanging="709"/>
      </w:pPr>
      <w:r w:rsidRPr="00C30B3A">
        <w:rPr>
          <w:b/>
        </w:rPr>
        <w:t>4.3</w:t>
      </w:r>
      <w:r w:rsidRPr="00C30B3A">
        <w:rPr>
          <w:b/>
        </w:rPr>
        <w:tab/>
      </w:r>
      <w:r w:rsidRPr="00C30B3A">
        <w:t xml:space="preserve">Vendor shall maintain (and provide to Pfizer upon request) copies of all Training Certificates for a period of ten (10) years after the expiration or termination of this Agreement or, if applicable, the last statement of work (“SOW”) in effect, </w:t>
      </w:r>
      <w:r w:rsidRPr="00C30B3A">
        <w:rPr>
          <w:i/>
          <w:iCs/>
        </w:rPr>
        <w:t>whichever occurs later</w:t>
      </w:r>
      <w:r w:rsidRPr="00C30B3A">
        <w:rPr>
          <w:i/>
        </w:rPr>
        <w:t xml:space="preserve">.  </w:t>
      </w:r>
      <w:r w:rsidRPr="00C30B3A">
        <w:t xml:space="preserve">For the avoidance of doubt, if Vendor Personnel receive training through the </w:t>
      </w:r>
      <w:r>
        <w:t xml:space="preserve">Pfizer’s learning system, the Pfizer learning management system will maintain training records for the timeframes required by </w:t>
      </w:r>
      <w:proofErr w:type="gramStart"/>
      <w:r>
        <w:t>this Section</w:t>
      </w:r>
      <w:proofErr w:type="gramEnd"/>
      <w:r>
        <w:t xml:space="preserve"> 4.3. </w:t>
      </w:r>
    </w:p>
    <w:p w14:paraId="68818C22" w14:textId="77777777" w:rsidR="00D259F5" w:rsidRPr="00C30B3A" w:rsidRDefault="00D259F5" w:rsidP="00D259F5">
      <w:pPr>
        <w:ind w:left="426" w:hanging="426"/>
        <w:rPr>
          <w:b/>
        </w:rPr>
      </w:pPr>
    </w:p>
    <w:p w14:paraId="4CE9E857" w14:textId="77777777" w:rsidR="00D259F5" w:rsidRPr="00C30B3A" w:rsidRDefault="00D259F5" w:rsidP="00D259F5">
      <w:pPr>
        <w:ind w:left="426" w:hanging="426"/>
        <w:rPr>
          <w:u w:val="single"/>
        </w:rPr>
      </w:pPr>
      <w:r w:rsidRPr="00C30B3A">
        <w:rPr>
          <w:b/>
        </w:rPr>
        <w:t>5</w:t>
      </w:r>
      <w:proofErr w:type="gramStart"/>
      <w:r w:rsidRPr="00C30B3A">
        <w:rPr>
          <w:b/>
        </w:rPr>
        <w:t>.</w:t>
      </w:r>
      <w:r w:rsidRPr="00C30B3A">
        <w:rPr>
          <w:b/>
        </w:rPr>
        <w:tab/>
      </w:r>
      <w:r w:rsidRPr="00C30B3A">
        <w:rPr>
          <w:b/>
        </w:rPr>
        <w:tab/>
        <w:t>Reporting</w:t>
      </w:r>
      <w:proofErr w:type="gramEnd"/>
      <w:r w:rsidRPr="00C30B3A">
        <w:rPr>
          <w:b/>
        </w:rPr>
        <w:t xml:space="preserve"> Process</w:t>
      </w:r>
    </w:p>
    <w:p w14:paraId="44833257" w14:textId="77777777" w:rsidR="00D259F5" w:rsidRPr="00C30B3A" w:rsidRDefault="00D259F5" w:rsidP="00D259F5">
      <w:pPr>
        <w:ind w:left="709" w:hanging="709"/>
      </w:pPr>
    </w:p>
    <w:p w14:paraId="782EFA2F" w14:textId="77777777" w:rsidR="00D259F5" w:rsidRDefault="00D259F5" w:rsidP="00D259F5">
      <w:pPr>
        <w:ind w:left="720" w:hanging="720"/>
      </w:pPr>
      <w:r w:rsidRPr="781505CF">
        <w:rPr>
          <w:b/>
          <w:bCs/>
        </w:rPr>
        <w:t>5.1</w:t>
      </w:r>
      <w:r>
        <w:tab/>
      </w:r>
      <w:r w:rsidRPr="781505CF">
        <w:rPr>
          <w:u w:val="single"/>
        </w:rPr>
        <w:t>Reporting Timeframes</w:t>
      </w:r>
      <w:proofErr w:type="gramStart"/>
      <w:r>
        <w:t>:  The</w:t>
      </w:r>
      <w:proofErr w:type="gramEnd"/>
      <w:r>
        <w:t xml:space="preserve"> Vendor shall report all potential Product Safety Information to Pfizer within one (1) business day or three (3) calendar days of awareness, whichever is shorter. These timelines exclude clinical study vendors for which reporting timelines are covered by the protocol requirements. </w:t>
      </w:r>
    </w:p>
    <w:p w14:paraId="3D40E153" w14:textId="77777777" w:rsidR="00D259F5" w:rsidRDefault="00D259F5" w:rsidP="00D259F5">
      <w:pPr>
        <w:ind w:left="720" w:hanging="14"/>
      </w:pPr>
      <w:r>
        <w:t xml:space="preserve">Reporting responsibilities are the same for all AEs, irrespective of the </w:t>
      </w:r>
      <w:proofErr w:type="spellStart"/>
      <w:r>
        <w:t>listedness</w:t>
      </w:r>
      <w:proofErr w:type="spellEnd"/>
      <w:r>
        <w:t xml:space="preserve">, seriousness of the event or whether it was caused by the product. </w:t>
      </w:r>
    </w:p>
    <w:p w14:paraId="7D10F78E" w14:textId="77777777" w:rsidR="00D259F5" w:rsidRDefault="00D259F5" w:rsidP="00D259F5">
      <w:pPr>
        <w:ind w:left="720" w:hanging="14"/>
      </w:pPr>
      <w:r>
        <w:t xml:space="preserve">All Product Safety Information should be reported, regardless of whether there is an associated AE. </w:t>
      </w:r>
    </w:p>
    <w:p w14:paraId="0EF5EA97" w14:textId="77777777" w:rsidR="00D259F5" w:rsidRDefault="00D259F5" w:rsidP="00D259F5">
      <w:pPr>
        <w:ind w:left="720" w:hanging="14"/>
      </w:pPr>
      <w:r>
        <w:t xml:space="preserve">If there is any conflict between the Reporting Timeframes specified under this Section 5.1 and the training program, the Reporting Timeframes specified under this Section 5.1 shall prevail.  </w:t>
      </w:r>
    </w:p>
    <w:p w14:paraId="0B355AD5" w14:textId="77777777" w:rsidR="00D259F5" w:rsidRPr="00C30B3A" w:rsidRDefault="00D259F5" w:rsidP="00D259F5">
      <w:pPr>
        <w:ind w:left="720" w:hanging="14"/>
      </w:pPr>
      <w:r>
        <w:t xml:space="preserve">Where Pfizer requests clarification on information contained in a previously submitted Vendor report, the Vendor shall respond within twenty-four (24) hours or one (1) business day of receipt of Pfizer’s request. </w:t>
      </w:r>
    </w:p>
    <w:p w14:paraId="18EA44CB" w14:textId="77777777" w:rsidR="00D259F5" w:rsidRPr="00C30B3A" w:rsidRDefault="00D259F5" w:rsidP="00D259F5">
      <w:pPr>
        <w:ind w:left="720" w:hanging="720"/>
      </w:pPr>
    </w:p>
    <w:p w14:paraId="6E5DE80D" w14:textId="77777777" w:rsidR="00D259F5" w:rsidRPr="007F1C54" w:rsidRDefault="00D259F5" w:rsidP="00D259F5">
      <w:pPr>
        <w:pStyle w:val="ListParagraph"/>
        <w:numPr>
          <w:ilvl w:val="0"/>
          <w:numId w:val="6"/>
        </w:numPr>
      </w:pPr>
      <w:r w:rsidRPr="007F1C54">
        <w:t>Follow-up requests: In limited situations where Pfizer’s Drug Safety Unit (DSU) cannot conduct reporter follow-up (i.e., due to language barriers or local privacy restrictions), the DSU may request the support of the Vendor to contact a reporter to obtain follow-up information. The DSU will provide specific questions to the Vendor and Vendor will contact the reporter seeking the additional information within one (1) business day or three (3) calendar days of receiving Pfizer’s request for follow-up, whichever is shorter. Within the same timeframe, Vendor will submit confirmation of reporter follow-up to the DSU. If Vendor’s attempt to contact the reporter fails or Vendor is legally restricted from performing reporter follow-up, Vendor will immediately inform the DSU in writing.</w:t>
      </w:r>
    </w:p>
    <w:p w14:paraId="239C1F6E" w14:textId="77777777" w:rsidR="00D259F5" w:rsidRPr="00C30B3A" w:rsidRDefault="00D259F5" w:rsidP="00D259F5">
      <w:pPr>
        <w:ind w:left="709" w:hanging="3"/>
        <w:rPr>
          <w:u w:val="single"/>
        </w:rPr>
      </w:pPr>
    </w:p>
    <w:p w14:paraId="376E773C" w14:textId="77777777" w:rsidR="00D259F5" w:rsidRPr="00C30B3A" w:rsidRDefault="00D259F5" w:rsidP="00D259F5">
      <w:pPr>
        <w:pStyle w:val="ListParagraph"/>
        <w:numPr>
          <w:ilvl w:val="0"/>
          <w:numId w:val="6"/>
        </w:numPr>
      </w:pPr>
      <w:r w:rsidRPr="007F1C54">
        <w:rPr>
          <w:shd w:val="clear" w:color="auto" w:fill="FFFFFF"/>
        </w:rPr>
        <w:t xml:space="preserve">If </w:t>
      </w:r>
      <w:r>
        <w:t>Product Safety Information</w:t>
      </w:r>
      <w:r w:rsidRPr="007F1C54">
        <w:rPr>
          <w:shd w:val="clear" w:color="auto" w:fill="FFFFFF"/>
        </w:rPr>
        <w:t xml:space="preserve"> is reported outside of the Reporting Timeframes specified in this Section 5.1, a brief delay comment shall be provided as part of the report explaining the reason for the delay.  If </w:t>
      </w:r>
      <w:r w:rsidRPr="007F1C54">
        <w:t xml:space="preserve">Pfizer’s Drug Safety Unit (DSU) </w:t>
      </w:r>
      <w:r w:rsidRPr="007F1C54">
        <w:rPr>
          <w:shd w:val="clear" w:color="auto" w:fill="FFFFFF"/>
        </w:rPr>
        <w:t>requests a full Corrective Action Preventative Action (CAPA) form, such form shall be completed and returned to the DSU no later than five (5) Business Days following the submission of the request. </w:t>
      </w:r>
    </w:p>
    <w:p w14:paraId="23E0FC16" w14:textId="77777777" w:rsidR="00D259F5" w:rsidRPr="00C30B3A" w:rsidRDefault="00D259F5" w:rsidP="00D259F5">
      <w:pPr>
        <w:ind w:left="709" w:hanging="709"/>
      </w:pPr>
    </w:p>
    <w:p w14:paraId="09338FD1" w14:textId="77777777" w:rsidR="00D259F5" w:rsidRDefault="00D259F5" w:rsidP="00D259F5">
      <w:pPr>
        <w:ind w:left="709" w:hanging="709"/>
      </w:pPr>
      <w:r w:rsidRPr="781505CF">
        <w:rPr>
          <w:b/>
          <w:bCs/>
        </w:rPr>
        <w:t>5.2</w:t>
      </w:r>
      <w:r>
        <w:t xml:space="preserve"> </w:t>
      </w:r>
      <w:r>
        <w:tab/>
        <w:t xml:space="preserve">Product Safety Information should be reported to Pfizer. </w:t>
      </w:r>
    </w:p>
    <w:p w14:paraId="1A2104C4" w14:textId="77777777" w:rsidR="00D259F5" w:rsidRDefault="00D259F5" w:rsidP="00D259F5">
      <w:pPr>
        <w:ind w:left="709" w:hanging="709"/>
      </w:pPr>
    </w:p>
    <w:p w14:paraId="7FC0A3BF" w14:textId="77777777" w:rsidR="00D259F5" w:rsidRDefault="00D259F5" w:rsidP="00D259F5">
      <w:pPr>
        <w:pStyle w:val="ListParagraph"/>
        <w:numPr>
          <w:ilvl w:val="0"/>
          <w:numId w:val="8"/>
        </w:numPr>
      </w:pPr>
      <w:r>
        <w:t>Vendors who have completed Pfizer’s training on safety information reporting procedures using Pfizer’s learning management system, or other Vendors who have been granted access, may report using Pfizer’s Adverse Event Reporting Portal (</w:t>
      </w:r>
      <w:hyperlink r:id="rId11" w:history="1">
        <w:r w:rsidRPr="16A9A6C7">
          <w:rPr>
            <w:rStyle w:val="Hyperlink"/>
          </w:rPr>
          <w:t>www.PfizerSafetyReporting.com</w:t>
        </w:r>
      </w:hyperlink>
      <w:r>
        <w:t>).</w:t>
      </w:r>
    </w:p>
    <w:p w14:paraId="1C56E0B5" w14:textId="77777777" w:rsidR="00D259F5" w:rsidRDefault="00D259F5" w:rsidP="00D259F5">
      <w:pPr>
        <w:ind w:left="709"/>
      </w:pPr>
    </w:p>
    <w:p w14:paraId="4BF73F38" w14:textId="77777777" w:rsidR="00D259F5" w:rsidRDefault="00D259F5" w:rsidP="00D259F5">
      <w:pPr>
        <w:pStyle w:val="ListParagraph"/>
        <w:numPr>
          <w:ilvl w:val="0"/>
          <w:numId w:val="8"/>
        </w:numPr>
      </w:pPr>
      <w:r>
        <w:t xml:space="preserve">Vendors unable to use the Reporting Portal should report by email, telephone or fax. To access contact information for the </w:t>
      </w:r>
      <w:proofErr w:type="gramStart"/>
      <w:r>
        <w:t>purposes</w:t>
      </w:r>
      <w:proofErr w:type="gramEnd"/>
      <w:r>
        <w:t xml:space="preserve"> of reporting Product Safety Information by email, telephone or fax, please visit www.PfizerSafetyReporting.com/Contact. </w:t>
      </w:r>
    </w:p>
    <w:p w14:paraId="67411B69" w14:textId="77777777" w:rsidR="00D259F5" w:rsidRPr="00C30B3A" w:rsidRDefault="00D259F5" w:rsidP="00D259F5">
      <w:pPr>
        <w:ind w:left="709" w:hanging="709"/>
      </w:pPr>
    </w:p>
    <w:p w14:paraId="47C583B4" w14:textId="77777777" w:rsidR="00D259F5" w:rsidRPr="00C30B3A" w:rsidRDefault="00D259F5" w:rsidP="00D259F5">
      <w:pPr>
        <w:ind w:left="709" w:hanging="709"/>
      </w:pPr>
      <w:r w:rsidRPr="00C30B3A">
        <w:rPr>
          <w:b/>
        </w:rPr>
        <w:t>5.3</w:t>
      </w:r>
      <w:r w:rsidRPr="00C30B3A">
        <w:tab/>
      </w:r>
      <w:r w:rsidRPr="00C30B3A">
        <w:rPr>
          <w:u w:val="single"/>
        </w:rPr>
        <w:t>Case Documentation:</w:t>
      </w:r>
      <w:r w:rsidRPr="00C30B3A">
        <w:t xml:space="preserve">  </w:t>
      </w:r>
    </w:p>
    <w:p w14:paraId="7F5A7431" w14:textId="77777777" w:rsidR="00D259F5" w:rsidRPr="00C30B3A" w:rsidRDefault="00D259F5" w:rsidP="00D259F5">
      <w:pPr>
        <w:spacing w:after="120"/>
        <w:ind w:left="1440" w:hanging="731"/>
      </w:pPr>
      <w:r>
        <w:t>(a)</w:t>
      </w:r>
      <w:r>
        <w:tab/>
        <w:t xml:space="preserve">The Vendor shall document all potential Product Safety Information received and reported to Pfizer. Documentation shall include, in verbatim where possible, the </w:t>
      </w:r>
      <w:r>
        <w:lastRenderedPageBreak/>
        <w:t xml:space="preserve">name, address, and telephone number of the reporter, lot number, date of vendor awareness, and whether consent has been given by the reporter to be re-contacted by Pfizer if further information is required. </w:t>
      </w:r>
    </w:p>
    <w:p w14:paraId="4C2879E8" w14:textId="77777777" w:rsidR="00D259F5" w:rsidRDefault="00D259F5" w:rsidP="00D259F5">
      <w:pPr>
        <w:spacing w:after="120"/>
        <w:ind w:left="1440" w:hanging="731"/>
        <w:rPr>
          <w:spacing w:val="-1"/>
        </w:rPr>
      </w:pPr>
      <w:r w:rsidRPr="00C30B3A">
        <w:t>(b)</w:t>
      </w:r>
      <w:r w:rsidRPr="00C30B3A">
        <w:tab/>
        <w:t xml:space="preserve">For potential </w:t>
      </w:r>
      <w:r>
        <w:t xml:space="preserve">Product Safety Information </w:t>
      </w:r>
      <w:r w:rsidRPr="00C30B3A">
        <w:t xml:space="preserve">identified on social media channels (e.g., </w:t>
      </w:r>
      <w:r>
        <w:t xml:space="preserve">Instagram, </w:t>
      </w:r>
      <w:r w:rsidRPr="00C30B3A">
        <w:t>Twitter, Facebook</w:t>
      </w:r>
      <w:r>
        <w:t xml:space="preserve">, </w:t>
      </w:r>
      <w:proofErr w:type="spellStart"/>
      <w:r>
        <w:t>etc</w:t>
      </w:r>
      <w:proofErr w:type="spellEnd"/>
      <w:r w:rsidRPr="00C30B3A">
        <w:t xml:space="preserve">), case documentation </w:t>
      </w:r>
      <w:r>
        <w:t>shall be</w:t>
      </w:r>
      <w:r w:rsidRPr="00C30B3A">
        <w:t xml:space="preserve"> reported as an image, such as a screenshot taken on a computer, or other un-editable copy, such as a pdf file. </w:t>
      </w:r>
      <w:r w:rsidRPr="00C30B3A">
        <w:rPr>
          <w:spacing w:val="-1"/>
        </w:rPr>
        <w:t xml:space="preserve">For websites that capture text fields through direct digital feed, potential </w:t>
      </w:r>
      <w:r>
        <w:t>Product Safety Information</w:t>
      </w:r>
      <w:r>
        <w:rPr>
          <w:spacing w:val="-1"/>
        </w:rPr>
        <w:t xml:space="preserve"> shall be</w:t>
      </w:r>
      <w:r w:rsidRPr="00C30B3A">
        <w:rPr>
          <w:spacing w:val="-1"/>
        </w:rPr>
        <w:t xml:space="preserve"> reported as an output from that direct data feed indicating the website name and the date and time of posting.  For websites used for online surveys, the Vendor </w:t>
      </w:r>
      <w:r>
        <w:rPr>
          <w:spacing w:val="-1"/>
        </w:rPr>
        <w:t xml:space="preserve">shall </w:t>
      </w:r>
      <w:r w:rsidRPr="00C30B3A">
        <w:rPr>
          <w:spacing w:val="-1"/>
        </w:rPr>
        <w:t xml:space="preserve">report the decoded questions and verbatims of responses generated from the online survey database that are relevant to the </w:t>
      </w:r>
      <w:r>
        <w:t>Product Safety Information</w:t>
      </w:r>
      <w:r w:rsidRPr="00C30B3A">
        <w:rPr>
          <w:spacing w:val="-1"/>
        </w:rPr>
        <w:t xml:space="preserve">.  </w:t>
      </w:r>
    </w:p>
    <w:p w14:paraId="47D987BB" w14:textId="77777777" w:rsidR="00D259F5" w:rsidRPr="00C30B3A" w:rsidRDefault="00D259F5" w:rsidP="00D259F5">
      <w:pPr>
        <w:spacing w:after="120"/>
        <w:ind w:left="1440" w:hanging="731"/>
      </w:pPr>
      <w:r>
        <w:rPr>
          <w:spacing w:val="-1"/>
        </w:rPr>
        <w:tab/>
        <w:t xml:space="preserve">For Artificial Intelligence (GenAI) tools, which have the potential to collect or receive product safety information, Vendor shall provide source information and not summarized information that might have been edited (e.g., AI generated summaries).   </w:t>
      </w:r>
    </w:p>
    <w:p w14:paraId="7F38F196" w14:textId="77777777" w:rsidR="00D259F5" w:rsidRPr="00C30B3A" w:rsidRDefault="00D259F5" w:rsidP="00D259F5">
      <w:pPr>
        <w:spacing w:after="120"/>
        <w:ind w:left="1440" w:hanging="731"/>
      </w:pPr>
      <w:r w:rsidRPr="00C30B3A">
        <w:rPr>
          <w:spacing w:val="-1"/>
        </w:rPr>
        <w:t>(c)</w:t>
      </w:r>
      <w:r w:rsidRPr="00C30B3A">
        <w:rPr>
          <w:spacing w:val="-1"/>
        </w:rPr>
        <w:tab/>
      </w:r>
      <w:r>
        <w:t>The</w:t>
      </w:r>
      <w:r w:rsidRPr="00C30B3A">
        <w:t xml:space="preserve"> Vendor will maintain a record of each</w:t>
      </w:r>
      <w:r>
        <w:t xml:space="preserve"> Product Safety Information</w:t>
      </w:r>
      <w:r w:rsidRPr="00C30B3A">
        <w:t xml:space="preserve"> report received, including relevant source documents, and a record of each </w:t>
      </w:r>
      <w:r>
        <w:t>Product Safety Information</w:t>
      </w:r>
      <w:r w:rsidRPr="00C30B3A">
        <w:t xml:space="preserve"> reported to Pfizer and receipt confirmations from the DSU acknowledging receipt of Vendor’s report for a minimum period of ten (10) years after the expiration or termination of this Agreement  </w:t>
      </w:r>
      <w:r w:rsidRPr="781505CF">
        <w:t xml:space="preserve">or, if applicable, the last SOW in effect, </w:t>
      </w:r>
      <w:r w:rsidRPr="781505CF">
        <w:rPr>
          <w:i/>
          <w:iCs/>
        </w:rPr>
        <w:t xml:space="preserve">whichever occurs later </w:t>
      </w:r>
      <w:r w:rsidRPr="00C30B3A">
        <w:t xml:space="preserve">and, if requested, will provide these and any other information requested  by Pfizer, to support regular reconciliation and quality checks (see also Section 5.4). Notwithstanding the </w:t>
      </w:r>
      <w:proofErr w:type="gramStart"/>
      <w:r w:rsidRPr="00C30B3A">
        <w:t>aforementioned requirement</w:t>
      </w:r>
      <w:proofErr w:type="gramEnd"/>
      <w:r w:rsidRPr="781505CF">
        <w:t xml:space="preserve">, before </w:t>
      </w:r>
      <w:r w:rsidRPr="00C30B3A">
        <w:t xml:space="preserve">Vendor destroys any records, including training records, and associated source documents, it will </w:t>
      </w:r>
      <w:r w:rsidRPr="781505CF">
        <w:t>notify Pfizer</w:t>
      </w:r>
      <w:r w:rsidRPr="00C30B3A">
        <w:t xml:space="preserve"> of its intention to do so and </w:t>
      </w:r>
      <w:r w:rsidRPr="781505CF">
        <w:t xml:space="preserve">afford </w:t>
      </w:r>
      <w:r w:rsidRPr="00C30B3A">
        <w:t>Pfizer the opportunity to retain such records.</w:t>
      </w:r>
      <w:r>
        <w:t xml:space="preserve">  </w:t>
      </w:r>
    </w:p>
    <w:p w14:paraId="469913D5" w14:textId="77777777" w:rsidR="00D259F5" w:rsidRPr="00C30B3A" w:rsidRDefault="00D259F5" w:rsidP="00D259F5">
      <w:pPr>
        <w:ind w:left="709" w:hanging="709"/>
      </w:pPr>
    </w:p>
    <w:p w14:paraId="799AB475" w14:textId="77777777" w:rsidR="00D259F5" w:rsidRPr="00C30B3A" w:rsidRDefault="00D259F5" w:rsidP="00D259F5">
      <w:pPr>
        <w:ind w:left="709" w:hanging="709"/>
      </w:pPr>
      <w:r w:rsidRPr="781505CF">
        <w:rPr>
          <w:b/>
          <w:bCs/>
        </w:rPr>
        <w:t>5.4</w:t>
      </w:r>
      <w:r>
        <w:t xml:space="preserve">     </w:t>
      </w:r>
      <w:r>
        <w:tab/>
      </w:r>
      <w:r w:rsidRPr="781505CF">
        <w:rPr>
          <w:u w:val="single"/>
        </w:rPr>
        <w:t>Quality Checks</w:t>
      </w:r>
      <w:r>
        <w:t>: As requested by Pfizer, Vendor shall provide a sample of data in a readable format and at a frequency prescribed by Pfizer to support regular quality checks.  Audio and video recordings obtained by Vendor in the performance of its services under this Agreement shall be transcribed verbatim into a readable format unless another method is otherwise agreed upon in advance by both Parties.</w:t>
      </w:r>
    </w:p>
    <w:p w14:paraId="3F09E3CA" w14:textId="77777777" w:rsidR="00D259F5" w:rsidRPr="00C30B3A" w:rsidRDefault="00D259F5" w:rsidP="00D259F5">
      <w:pPr>
        <w:ind w:left="709" w:hanging="709"/>
        <w:rPr>
          <w:u w:val="single"/>
        </w:rPr>
      </w:pPr>
    </w:p>
    <w:p w14:paraId="79749CD0" w14:textId="77777777" w:rsidR="00D259F5" w:rsidRDefault="00D259F5" w:rsidP="00D259F5">
      <w:pPr>
        <w:ind w:left="706" w:hanging="709"/>
      </w:pPr>
      <w:r w:rsidRPr="781505CF">
        <w:rPr>
          <w:b/>
          <w:bCs/>
        </w:rPr>
        <w:t>5.5</w:t>
      </w:r>
      <w:r>
        <w:t xml:space="preserve">     </w:t>
      </w:r>
      <w:r>
        <w:tab/>
      </w:r>
      <w:r w:rsidRPr="781505CF">
        <w:rPr>
          <w:u w:val="single"/>
        </w:rPr>
        <w:t>Data Privacy</w:t>
      </w:r>
      <w:r>
        <w:t xml:space="preserve">: In forwarding Product Safety Information reports on Pfizer Products to Pfizer, the Vendor shall comply with all applicable privacy and data protection laws, rules and regulations on the protection of individuals </w:t>
      </w:r>
      <w:proofErr w:type="gramStart"/>
      <w:r>
        <w:t>with regard to</w:t>
      </w:r>
      <w:proofErr w:type="gramEnd"/>
      <w:r>
        <w:t xml:space="preserve"> the processing of Personal Data and the free movement of such data. “Personal Data” means information that can be used by itself or in combination with other available information to identify a specific individual, and includes, for purposes of this Exhibit and where applicable, Protected Health Information (PHI) as defined by the Health Insurance Portability and Accountability Act (HIPAA) of 1996, Public Law 104-191 and the Privacy Rule, 45 CFR part 160  Sufficient Personal Data will be supplied to Pfizer to allow Pfizer to perform reporter follow-up activities, as necessary, to fulfil its pharmacovigilance obligations in relation to the management of the risk benefit profile of the Product. The Vendor shall collect, use, and disclose any Personal Data obtained while performing the safety related activities under this Agreement solely for the purposes of complying with the regulatory </w:t>
      </w:r>
      <w:r>
        <w:lastRenderedPageBreak/>
        <w:t>obligations as described in this Agreement, or as otherwise required by law or by a court order.</w:t>
      </w:r>
      <w:r w:rsidRPr="781505CF">
        <w:t xml:space="preserve"> The Vendor shall use electronic, physical, and other safeguards appropriate to the nature of the information to prevent any use or disclosure of Personal Data other than as provided for by this Agreement.  The Vendor will also take reasonable precautions to protect the Personal Data from alteration or destruction.</w:t>
      </w:r>
    </w:p>
    <w:p w14:paraId="09B0CF00" w14:textId="77777777" w:rsidR="00D259F5" w:rsidRDefault="00D259F5" w:rsidP="00D259F5">
      <w:pPr>
        <w:rPr>
          <w:b/>
          <w:bCs/>
        </w:rPr>
      </w:pPr>
    </w:p>
    <w:p w14:paraId="5F01FB28" w14:textId="77777777" w:rsidR="00D259F5" w:rsidRPr="00C30B3A" w:rsidRDefault="00D259F5" w:rsidP="00D259F5">
      <w:pPr>
        <w:rPr>
          <w:b/>
          <w:bCs/>
        </w:rPr>
      </w:pPr>
      <w:r w:rsidRPr="781505CF">
        <w:rPr>
          <w:b/>
          <w:bCs/>
        </w:rPr>
        <w:t>6.</w:t>
      </w:r>
      <w:r>
        <w:tab/>
      </w:r>
      <w:r w:rsidRPr="781505CF">
        <w:rPr>
          <w:b/>
          <w:bCs/>
        </w:rPr>
        <w:t>Audit</w:t>
      </w:r>
    </w:p>
    <w:p w14:paraId="6A0D044C" w14:textId="77777777" w:rsidR="00D259F5" w:rsidRDefault="00D259F5" w:rsidP="00D259F5">
      <w:pPr>
        <w:pStyle w:val="ListParagraph"/>
      </w:pPr>
      <w:r w:rsidRPr="00C30B3A">
        <w:t xml:space="preserve">Pfizer, or its </w:t>
      </w:r>
      <w:proofErr w:type="spellStart"/>
      <w:r w:rsidRPr="00C30B3A">
        <w:t>authorised</w:t>
      </w:r>
      <w:proofErr w:type="spellEnd"/>
      <w:r w:rsidRPr="00C30B3A">
        <w:t xml:space="preserve"> representatives, shall have the right, at its cost, with reasonable advance notice, during regular business hours, to audit the facility used by the Vendor to review the Vendor’s activities under this Agreement including, but not limited to any documents relevant to these activities, for compliance with the safety requirements set out in this Exhibit. Where evidence of non-compliance is </w:t>
      </w:r>
      <w:proofErr w:type="gramStart"/>
      <w:r w:rsidRPr="00C30B3A">
        <w:t>identified</w:t>
      </w:r>
      <w:proofErr w:type="gramEnd"/>
      <w:r w:rsidRPr="00C30B3A">
        <w:t xml:space="preserve"> Pfizer and Vendor will jointly discuss to determine appropriate corrective and preventive actions and Vendor will provide Pfizer with regular reports on the completion status of the identified corrective and preventive actions. </w:t>
      </w:r>
    </w:p>
    <w:p w14:paraId="106ABE7D" w14:textId="77777777" w:rsidR="00D259F5" w:rsidRDefault="00D259F5" w:rsidP="00D259F5">
      <w:pPr>
        <w:spacing w:after="160" w:line="278" w:lineRule="auto"/>
      </w:pPr>
      <w:r>
        <w:br w:type="page"/>
      </w:r>
    </w:p>
    <w:p w14:paraId="6A1A83F2" w14:textId="77777777" w:rsidR="00D259F5" w:rsidRPr="007A4C04" w:rsidRDefault="00D259F5" w:rsidP="00D259F5">
      <w:pPr>
        <w:spacing w:after="240"/>
        <w:jc w:val="center"/>
        <w:outlineLvl w:val="0"/>
        <w:rPr>
          <w:rFonts w:ascii="Arial" w:hAnsi="Arial" w:cs="Arial"/>
          <w:b/>
          <w:bCs/>
          <w:sz w:val="20"/>
          <w:u w:val="single"/>
          <w:lang w:bidi="he-IL"/>
        </w:rPr>
      </w:pPr>
      <w:r w:rsidRPr="007A4C04">
        <w:rPr>
          <w:rFonts w:ascii="Arial" w:hAnsi="Arial" w:cs="Arial"/>
          <w:b/>
          <w:bCs/>
          <w:sz w:val="20"/>
          <w:u w:val="single"/>
          <w:lang w:bidi="he-IL"/>
        </w:rPr>
        <w:lastRenderedPageBreak/>
        <w:t>Data Processing Agreement – U.S. Controller to Processor</w:t>
      </w:r>
    </w:p>
    <w:p w14:paraId="1644C025" w14:textId="77777777" w:rsidR="00D259F5" w:rsidRPr="007A4C04" w:rsidRDefault="00D259F5" w:rsidP="00D259F5">
      <w:pPr>
        <w:spacing w:after="220"/>
        <w:jc w:val="both"/>
        <w:rPr>
          <w:rFonts w:ascii="Arial" w:eastAsia="SimSun" w:hAnsi="Arial" w:cs="Arial"/>
          <w:sz w:val="20"/>
          <w:lang w:bidi="he-IL"/>
        </w:rPr>
      </w:pPr>
      <w:bookmarkStart w:id="62" w:name="_DV_M2"/>
      <w:bookmarkStart w:id="63" w:name="_DV_M3"/>
      <w:bookmarkStart w:id="64" w:name="_Hlk130333959"/>
      <w:bookmarkEnd w:id="62"/>
      <w:bookmarkEnd w:id="63"/>
      <w:r w:rsidRPr="007A4C04">
        <w:rPr>
          <w:rFonts w:ascii="Arial" w:eastAsia="SimSun" w:hAnsi="Arial" w:cs="Arial"/>
          <w:sz w:val="20"/>
          <w:lang w:bidi="he-IL"/>
        </w:rPr>
        <w:t>This data processing agreement (the “</w:t>
      </w:r>
      <w:r w:rsidRPr="007A4C04">
        <w:rPr>
          <w:rFonts w:ascii="Arial" w:eastAsia="SimSun" w:hAnsi="Arial" w:cs="Arial"/>
          <w:b/>
          <w:bCs/>
          <w:sz w:val="20"/>
          <w:lang w:bidi="he-IL"/>
        </w:rPr>
        <w:t>DPA</w:t>
      </w:r>
      <w:r w:rsidRPr="007A4C04">
        <w:rPr>
          <w:rFonts w:ascii="Arial" w:eastAsia="SimSun" w:hAnsi="Arial" w:cs="Arial"/>
          <w:sz w:val="20"/>
          <w:lang w:bidi="he-IL"/>
        </w:rPr>
        <w:t>”) is entered into by and between [</w:t>
      </w:r>
      <w:r w:rsidRPr="007A4C04">
        <w:rPr>
          <w:rFonts w:ascii="Arial" w:eastAsia="SimSun" w:hAnsi="Arial" w:cs="Arial"/>
          <w:sz w:val="20"/>
          <w:highlight w:val="yellow"/>
          <w:lang w:bidi="he-IL"/>
        </w:rPr>
        <w:t>Pfizer and/or Pfizer Affiliate, collectively “Pfizer”)</w:t>
      </w:r>
      <w:r w:rsidRPr="007A4C04">
        <w:rPr>
          <w:rFonts w:ascii="Arial" w:eastAsia="SimSun" w:hAnsi="Arial" w:cs="Arial"/>
          <w:sz w:val="20"/>
          <w:lang w:bidi="he-IL"/>
        </w:rPr>
        <w:t>] and [</w:t>
      </w:r>
      <w:r>
        <w:rPr>
          <w:rFonts w:ascii="Arial" w:eastAsia="SimSun" w:hAnsi="Arial" w:cs="Arial"/>
          <w:sz w:val="20"/>
          <w:lang w:bidi="he-IL"/>
        </w:rPr>
        <w:t>ZoomRx, Inc.</w:t>
      </w:r>
      <w:r w:rsidRPr="007A4C04">
        <w:rPr>
          <w:rFonts w:ascii="Arial" w:eastAsia="SimSun" w:hAnsi="Arial" w:cs="Arial"/>
          <w:sz w:val="20"/>
          <w:lang w:bidi="he-IL"/>
        </w:rPr>
        <w:t>] (“</w:t>
      </w:r>
      <w:r w:rsidRPr="007A4C04">
        <w:rPr>
          <w:rFonts w:ascii="Arial" w:eastAsia="SimSun" w:hAnsi="Arial" w:cs="Arial"/>
          <w:b/>
          <w:bCs/>
          <w:sz w:val="20"/>
          <w:lang w:bidi="he-IL"/>
        </w:rPr>
        <w:t>Supplier</w:t>
      </w:r>
      <w:r w:rsidRPr="007A4C04">
        <w:rPr>
          <w:rFonts w:ascii="Arial" w:eastAsia="SimSun" w:hAnsi="Arial" w:cs="Arial"/>
          <w:sz w:val="20"/>
          <w:lang w:bidi="he-IL"/>
        </w:rPr>
        <w:t>”) (each a “</w:t>
      </w:r>
      <w:r w:rsidRPr="007A4C04">
        <w:rPr>
          <w:rFonts w:ascii="Arial" w:eastAsia="SimSun" w:hAnsi="Arial" w:cs="Arial"/>
          <w:b/>
          <w:bCs/>
          <w:sz w:val="20"/>
          <w:lang w:bidi="he-IL"/>
        </w:rPr>
        <w:t>Party</w:t>
      </w:r>
      <w:r w:rsidRPr="007A4C04">
        <w:rPr>
          <w:rFonts w:ascii="Arial" w:eastAsia="SimSun" w:hAnsi="Arial" w:cs="Arial"/>
          <w:sz w:val="20"/>
          <w:lang w:bidi="he-IL"/>
        </w:rPr>
        <w:t>”; collectively, the “</w:t>
      </w:r>
      <w:r w:rsidRPr="007A4C04">
        <w:rPr>
          <w:rFonts w:ascii="Arial" w:eastAsia="SimSun" w:hAnsi="Arial" w:cs="Arial"/>
          <w:b/>
          <w:bCs/>
          <w:sz w:val="20"/>
          <w:lang w:bidi="he-IL"/>
        </w:rPr>
        <w:t>Parties</w:t>
      </w:r>
      <w:r w:rsidRPr="007A4C04">
        <w:rPr>
          <w:rFonts w:ascii="Arial" w:eastAsia="SimSun" w:hAnsi="Arial" w:cs="Arial"/>
          <w:sz w:val="20"/>
          <w:lang w:bidi="he-IL"/>
        </w:rPr>
        <w:t>”) and is made effective as of the date of last signature below.</w:t>
      </w:r>
    </w:p>
    <w:p w14:paraId="668C0E20" w14:textId="77777777" w:rsidR="00D259F5" w:rsidRPr="007A4C04" w:rsidRDefault="00D259F5" w:rsidP="00D259F5">
      <w:pPr>
        <w:spacing w:after="220"/>
        <w:jc w:val="both"/>
        <w:rPr>
          <w:rFonts w:ascii="Arial" w:eastAsia="SimSun" w:hAnsi="Arial" w:cs="Arial"/>
          <w:sz w:val="20"/>
          <w:lang w:bidi="he-IL"/>
        </w:rPr>
      </w:pPr>
      <w:r w:rsidRPr="007A4C04">
        <w:rPr>
          <w:rFonts w:ascii="Arial" w:eastAsia="SimSun" w:hAnsi="Arial" w:cs="Arial"/>
          <w:sz w:val="20"/>
          <w:lang w:bidi="he-IL"/>
        </w:rPr>
        <w:t xml:space="preserve">WHEREAS, </w:t>
      </w:r>
      <w:proofErr w:type="gramStart"/>
      <w:r w:rsidRPr="007A4C04">
        <w:rPr>
          <w:rFonts w:ascii="Arial" w:eastAsia="SimSun" w:hAnsi="Arial" w:cs="Arial"/>
          <w:sz w:val="20"/>
          <w:lang w:bidi="he-IL"/>
        </w:rPr>
        <w:t>during the course of</w:t>
      </w:r>
      <w:proofErr w:type="gramEnd"/>
      <w:r w:rsidRPr="007A4C04">
        <w:rPr>
          <w:rFonts w:ascii="Arial" w:eastAsia="SimSun" w:hAnsi="Arial" w:cs="Arial"/>
          <w:sz w:val="20"/>
          <w:lang w:bidi="he-IL"/>
        </w:rPr>
        <w:t xml:space="preserve"> providing services to, or on behalf of, Pfizer (the “</w:t>
      </w:r>
      <w:r w:rsidRPr="007A4C04">
        <w:rPr>
          <w:rFonts w:ascii="Arial" w:eastAsia="SimSun" w:hAnsi="Arial" w:cs="Arial"/>
          <w:b/>
          <w:bCs/>
          <w:sz w:val="20"/>
          <w:lang w:bidi="he-IL"/>
        </w:rPr>
        <w:t>Services</w:t>
      </w:r>
      <w:r w:rsidRPr="007A4C04">
        <w:rPr>
          <w:rFonts w:ascii="Arial" w:eastAsia="SimSun" w:hAnsi="Arial" w:cs="Arial"/>
          <w:sz w:val="20"/>
          <w:lang w:bidi="he-IL"/>
        </w:rPr>
        <w:t xml:space="preserve">”), Supplier may obtain or otherwise Process Personal Data </w:t>
      </w:r>
      <w:r w:rsidRPr="007A4C04">
        <w:rPr>
          <w:rFonts w:ascii="Arial" w:hAnsi="Arial" w:cs="Arial"/>
          <w:sz w:val="20"/>
          <w:lang w:bidi="he-IL"/>
        </w:rPr>
        <w:t xml:space="preserve">for Pfizer’s operational or other specified business </w:t>
      </w:r>
      <w:proofErr w:type="gramStart"/>
      <w:r w:rsidRPr="007A4C04">
        <w:rPr>
          <w:rFonts w:ascii="Arial" w:hAnsi="Arial" w:cs="Arial"/>
          <w:sz w:val="20"/>
          <w:lang w:bidi="he-IL"/>
        </w:rPr>
        <w:t>purposes</w:t>
      </w:r>
      <w:r w:rsidRPr="007A4C04">
        <w:rPr>
          <w:rFonts w:ascii="Arial" w:eastAsia="SimSun" w:hAnsi="Arial" w:cs="Arial"/>
          <w:sz w:val="20"/>
          <w:lang w:bidi="he-IL"/>
        </w:rPr>
        <w:t>;</w:t>
      </w:r>
      <w:proofErr w:type="gramEnd"/>
    </w:p>
    <w:p w14:paraId="2606D4CB" w14:textId="77777777" w:rsidR="00D259F5" w:rsidRPr="007A4C04" w:rsidRDefault="00D259F5" w:rsidP="00D259F5">
      <w:pPr>
        <w:spacing w:after="220"/>
        <w:jc w:val="both"/>
        <w:rPr>
          <w:rFonts w:ascii="Arial" w:eastAsia="SimSun" w:hAnsi="Arial" w:cs="Arial"/>
          <w:sz w:val="20"/>
          <w:lang w:bidi="he-IL"/>
        </w:rPr>
      </w:pPr>
      <w:r w:rsidRPr="007A4C04">
        <w:rPr>
          <w:rFonts w:ascii="Arial" w:eastAsia="SimSun" w:hAnsi="Arial" w:cs="Arial"/>
          <w:sz w:val="20"/>
          <w:lang w:bidi="he-IL"/>
        </w:rPr>
        <w:t xml:space="preserve">WHEREAS, the Parties have </w:t>
      </w:r>
      <w:proofErr w:type="gramStart"/>
      <w:r w:rsidRPr="007A4C04">
        <w:rPr>
          <w:rFonts w:ascii="Arial" w:eastAsia="SimSun" w:hAnsi="Arial" w:cs="Arial"/>
          <w:sz w:val="20"/>
          <w:lang w:bidi="he-IL"/>
        </w:rPr>
        <w:t>entered into</w:t>
      </w:r>
      <w:proofErr w:type="gramEnd"/>
      <w:r w:rsidRPr="007A4C04">
        <w:rPr>
          <w:rFonts w:ascii="Arial" w:eastAsia="SimSun" w:hAnsi="Arial" w:cs="Arial"/>
          <w:sz w:val="20"/>
          <w:lang w:bidi="he-IL"/>
        </w:rPr>
        <w:t xml:space="preserve"> or may enter into agreements, including statements of work and purchase orders, in connection with the Services (each an “</w:t>
      </w:r>
      <w:r w:rsidRPr="007A4C04">
        <w:rPr>
          <w:rFonts w:ascii="Arial" w:eastAsia="SimSun" w:hAnsi="Arial" w:cs="Arial"/>
          <w:b/>
          <w:bCs/>
          <w:sz w:val="20"/>
          <w:lang w:bidi="he-IL"/>
        </w:rPr>
        <w:t>Agreement</w:t>
      </w:r>
      <w:r w:rsidRPr="007A4C04">
        <w:rPr>
          <w:rFonts w:ascii="Arial" w:eastAsia="SimSun" w:hAnsi="Arial" w:cs="Arial"/>
          <w:sz w:val="20"/>
          <w:lang w:bidi="he-IL"/>
        </w:rPr>
        <w:t>”; collectively, the “</w:t>
      </w:r>
      <w:r w:rsidRPr="007A4C04">
        <w:rPr>
          <w:rFonts w:ascii="Arial" w:eastAsia="SimSun" w:hAnsi="Arial" w:cs="Arial"/>
          <w:b/>
          <w:bCs/>
          <w:sz w:val="20"/>
          <w:lang w:bidi="he-IL"/>
        </w:rPr>
        <w:t>Agreements</w:t>
      </w:r>
      <w:r w:rsidRPr="007A4C04">
        <w:rPr>
          <w:rFonts w:ascii="Arial" w:eastAsia="SimSun" w:hAnsi="Arial" w:cs="Arial"/>
          <w:sz w:val="20"/>
          <w:lang w:bidi="he-IL"/>
        </w:rPr>
        <w:t>”</w:t>
      </w:r>
      <w:proofErr w:type="gramStart"/>
      <w:r w:rsidRPr="007A4C04">
        <w:rPr>
          <w:rFonts w:ascii="Arial" w:eastAsia="SimSun" w:hAnsi="Arial" w:cs="Arial"/>
          <w:b/>
          <w:bCs/>
          <w:sz w:val="20"/>
          <w:lang w:bidi="he-IL"/>
        </w:rPr>
        <w:t>)</w:t>
      </w:r>
      <w:r w:rsidRPr="007A4C04">
        <w:rPr>
          <w:rFonts w:ascii="Arial" w:eastAsia="SimSun" w:hAnsi="Arial" w:cs="Arial"/>
          <w:sz w:val="20"/>
          <w:lang w:bidi="he-IL"/>
        </w:rPr>
        <w:t>;</w:t>
      </w:r>
      <w:proofErr w:type="gramEnd"/>
    </w:p>
    <w:p w14:paraId="6F1E2A30" w14:textId="77777777" w:rsidR="00D259F5" w:rsidRPr="007A4C04" w:rsidRDefault="00D259F5" w:rsidP="00D259F5">
      <w:pPr>
        <w:spacing w:after="220"/>
        <w:jc w:val="both"/>
        <w:rPr>
          <w:rFonts w:ascii="Arial" w:eastAsia="SimSun" w:hAnsi="Arial" w:cs="Arial"/>
          <w:sz w:val="20"/>
          <w:lang w:bidi="he-IL"/>
        </w:rPr>
      </w:pPr>
      <w:proofErr w:type="gramStart"/>
      <w:r w:rsidRPr="007A4C04">
        <w:rPr>
          <w:rFonts w:ascii="Arial" w:eastAsia="SimSun" w:hAnsi="Arial" w:cs="Arial"/>
          <w:sz w:val="20"/>
          <w:lang w:bidi="he-IL"/>
        </w:rPr>
        <w:t>WHEREAS,</w:t>
      </w:r>
      <w:proofErr w:type="gramEnd"/>
      <w:r w:rsidRPr="007A4C04">
        <w:rPr>
          <w:rFonts w:ascii="Arial" w:eastAsia="SimSun" w:hAnsi="Arial" w:cs="Arial"/>
          <w:sz w:val="20"/>
          <w:lang w:bidi="he-IL"/>
        </w:rPr>
        <w:t xml:space="preserve"> Supplier agrees to protect all Personal Data as set forth in this </w:t>
      </w:r>
      <w:proofErr w:type="gramStart"/>
      <w:r w:rsidRPr="007A4C04">
        <w:rPr>
          <w:rFonts w:ascii="Arial" w:eastAsia="SimSun" w:hAnsi="Arial" w:cs="Arial"/>
          <w:sz w:val="20"/>
          <w:lang w:bidi="he-IL"/>
        </w:rPr>
        <w:t>DPA;</w:t>
      </w:r>
      <w:proofErr w:type="gramEnd"/>
    </w:p>
    <w:p w14:paraId="73456759" w14:textId="77777777" w:rsidR="00D259F5" w:rsidRPr="007A4C04" w:rsidRDefault="00D259F5" w:rsidP="00D259F5">
      <w:pPr>
        <w:spacing w:after="220"/>
        <w:jc w:val="both"/>
        <w:rPr>
          <w:rFonts w:ascii="Arial" w:eastAsia="SimSun" w:hAnsi="Arial" w:cs="Arial"/>
          <w:sz w:val="20"/>
          <w:lang w:bidi="he-IL"/>
        </w:rPr>
      </w:pPr>
      <w:r w:rsidRPr="007A4C04">
        <w:rPr>
          <w:rFonts w:ascii="Arial" w:eastAsia="SimSun" w:hAnsi="Arial" w:cs="Arial"/>
          <w:sz w:val="20"/>
          <w:lang w:bidi="he-IL"/>
        </w:rPr>
        <w:t>NOW, THEREFORE, in consideration of the foregoing and for other good and valuable consideration, the receipt and sufficiency of which the Parties hereby acknowledge, the Parties agree as follows:</w:t>
      </w:r>
    </w:p>
    <w:bookmarkEnd w:id="64"/>
    <w:p w14:paraId="489AC189" w14:textId="77777777" w:rsidR="00D259F5" w:rsidRDefault="00D259F5" w:rsidP="00D259F5">
      <w:pPr>
        <w:pStyle w:val="ListParagraph"/>
        <w:keepNext/>
        <w:numPr>
          <w:ilvl w:val="0"/>
          <w:numId w:val="13"/>
        </w:numPr>
        <w:tabs>
          <w:tab w:val="num" w:pos="426"/>
        </w:tabs>
        <w:spacing w:after="240"/>
        <w:ind w:hanging="720"/>
        <w:jc w:val="both"/>
        <w:outlineLvl w:val="0"/>
        <w:rPr>
          <w:rFonts w:ascii="Arial" w:hAnsi="Arial" w:cs="Arial"/>
          <w:b/>
          <w:sz w:val="20"/>
          <w:lang w:bidi="he-IL"/>
        </w:rPr>
      </w:pPr>
      <w:r w:rsidRPr="00F868A3">
        <w:rPr>
          <w:rFonts w:ascii="Arial" w:hAnsi="Arial" w:cs="Arial"/>
          <w:b/>
          <w:sz w:val="20"/>
          <w:lang w:bidi="he-IL"/>
        </w:rPr>
        <w:t>DEFINITIONS</w:t>
      </w:r>
    </w:p>
    <w:p w14:paraId="73FF7683" w14:textId="77777777" w:rsidR="00D259F5" w:rsidRPr="00F868A3" w:rsidRDefault="00D259F5" w:rsidP="00D259F5">
      <w:pPr>
        <w:pStyle w:val="ListParagraph"/>
        <w:keepNext/>
        <w:spacing w:after="240"/>
        <w:jc w:val="both"/>
        <w:outlineLvl w:val="0"/>
        <w:rPr>
          <w:rFonts w:ascii="Arial" w:hAnsi="Arial" w:cs="Arial"/>
          <w:b/>
          <w:sz w:val="20"/>
          <w:lang w:bidi="he-IL"/>
        </w:rPr>
      </w:pPr>
    </w:p>
    <w:p w14:paraId="2A728650"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Affiliate</w:t>
      </w:r>
      <w:r w:rsidRPr="00F868A3">
        <w:rPr>
          <w:rFonts w:ascii="Arial" w:hAnsi="Arial" w:cs="Arial"/>
          <w:sz w:val="20"/>
          <w:lang w:bidi="he-IL"/>
        </w:rPr>
        <w:t>” means in relation to a Party, any entity which (directly or indirectly) controls, is controlled by and/or under common control with that Party.</w:t>
      </w:r>
    </w:p>
    <w:p w14:paraId="06977552" w14:textId="77777777" w:rsidR="00D259F5" w:rsidRDefault="00D259F5" w:rsidP="00D259F5">
      <w:pPr>
        <w:pStyle w:val="ListParagraph"/>
        <w:tabs>
          <w:tab w:val="num" w:pos="1080"/>
          <w:tab w:val="num" w:pos="1170"/>
        </w:tabs>
        <w:spacing w:after="240"/>
        <w:ind w:left="360"/>
        <w:jc w:val="both"/>
        <w:outlineLvl w:val="1"/>
        <w:rPr>
          <w:rFonts w:ascii="Arial" w:hAnsi="Arial" w:cs="Arial"/>
          <w:sz w:val="20"/>
          <w:lang w:bidi="he-IL"/>
        </w:rPr>
      </w:pPr>
    </w:p>
    <w:p w14:paraId="7B7C7E7C"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Data Protection Laws</w:t>
      </w:r>
      <w:r w:rsidRPr="00F868A3">
        <w:rPr>
          <w:rFonts w:ascii="Arial" w:hAnsi="Arial" w:cs="Arial"/>
          <w:sz w:val="20"/>
          <w:lang w:bidi="he-IL"/>
        </w:rPr>
        <w:t>” means all national, foreign, state or local laws, regulations, ordinances, or other government standards relating to the data protection, privacy, confidentiality or security of Personal Data including, without limitation, those (a) imposing minimum security requirements; (b) requiring the secure disposal of Personal Data; (c) requiring notice to Data Subjects and/or regulators when Personal Data was or may have been affected by a Privacy Breach; or (d) governing general data protection, medical secrecy, electronic communications, telemarketing, phone recording, digital tracking or data retention.</w:t>
      </w:r>
    </w:p>
    <w:p w14:paraId="720D67FC" w14:textId="77777777" w:rsidR="00D259F5" w:rsidRPr="00F868A3" w:rsidRDefault="00D259F5" w:rsidP="00D259F5">
      <w:pPr>
        <w:pStyle w:val="ListParagraph"/>
        <w:rPr>
          <w:rFonts w:ascii="Arial" w:hAnsi="Arial" w:cs="Arial"/>
          <w:sz w:val="20"/>
          <w:lang w:bidi="he-IL"/>
        </w:rPr>
      </w:pPr>
    </w:p>
    <w:p w14:paraId="075B2204"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Data Subject</w:t>
      </w:r>
      <w:r w:rsidRPr="00F868A3">
        <w:rPr>
          <w:rFonts w:ascii="Arial" w:hAnsi="Arial" w:cs="Arial"/>
          <w:sz w:val="20"/>
          <w:lang w:bidi="he-IL"/>
        </w:rPr>
        <w:t>” means any individual about whom Personal Data may be Processed in connection with the Services.</w:t>
      </w:r>
    </w:p>
    <w:p w14:paraId="4E34A37B" w14:textId="77777777" w:rsidR="00D259F5" w:rsidRPr="00F868A3" w:rsidRDefault="00D259F5" w:rsidP="00D259F5">
      <w:pPr>
        <w:pStyle w:val="ListParagraph"/>
        <w:rPr>
          <w:rFonts w:ascii="Arial" w:hAnsi="Arial" w:cs="Arial"/>
          <w:sz w:val="20"/>
          <w:lang w:bidi="he-IL"/>
        </w:rPr>
      </w:pPr>
    </w:p>
    <w:p w14:paraId="54709015"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bCs/>
          <w:sz w:val="20"/>
          <w:lang w:bidi="he-IL"/>
        </w:rPr>
        <w:t>Deidentified Data</w:t>
      </w:r>
      <w:r w:rsidRPr="00F868A3">
        <w:rPr>
          <w:rFonts w:ascii="Arial" w:hAnsi="Arial" w:cs="Arial"/>
          <w:sz w:val="20"/>
          <w:lang w:bidi="he-IL"/>
        </w:rPr>
        <w:t>” means data that cannot reasonably be used to infer information about, or otherwise be linked to, a Data Subject and where such data is processed only in accordance with Section 2.6 of this DPA.</w:t>
      </w:r>
      <w:r w:rsidRPr="00F868A3" w:rsidDel="00F12AEA">
        <w:rPr>
          <w:rFonts w:ascii="Arial" w:hAnsi="Arial" w:cs="Arial"/>
          <w:sz w:val="20"/>
          <w:lang w:bidi="he-IL"/>
        </w:rPr>
        <w:t xml:space="preserve">  </w:t>
      </w:r>
    </w:p>
    <w:p w14:paraId="7D544CC4" w14:textId="77777777" w:rsidR="00D259F5" w:rsidRPr="00F868A3" w:rsidRDefault="00D259F5" w:rsidP="00D259F5">
      <w:pPr>
        <w:pStyle w:val="ListParagraph"/>
        <w:rPr>
          <w:rFonts w:ascii="Arial" w:hAnsi="Arial" w:cs="Arial"/>
          <w:sz w:val="20"/>
          <w:lang w:bidi="he-IL"/>
        </w:rPr>
      </w:pPr>
    </w:p>
    <w:p w14:paraId="261204EC"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Personal Data</w:t>
      </w:r>
      <w:r w:rsidRPr="00F868A3">
        <w:rPr>
          <w:rFonts w:ascii="Arial" w:hAnsi="Arial" w:cs="Arial"/>
          <w:sz w:val="20"/>
          <w:lang w:bidi="he-IL"/>
        </w:rPr>
        <w:t xml:space="preserve">” has the meaning given by applicable Data Protection Laws and shall include information (regardless of the medium in which it is contained), whether alone or in combination with other available information that directly or indirectly identifies a Data Subject.  For sake of clarity, key coded data shall be considered Personal Data. </w:t>
      </w:r>
    </w:p>
    <w:p w14:paraId="1C53A62E" w14:textId="77777777" w:rsidR="00D259F5" w:rsidRPr="00F868A3" w:rsidRDefault="00D259F5" w:rsidP="00D259F5">
      <w:pPr>
        <w:pStyle w:val="ListParagraph"/>
        <w:rPr>
          <w:rFonts w:ascii="Arial" w:hAnsi="Arial" w:cs="Arial"/>
          <w:sz w:val="20"/>
          <w:lang w:bidi="he-IL"/>
        </w:rPr>
      </w:pPr>
    </w:p>
    <w:p w14:paraId="501B0163"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Privacy Breach</w:t>
      </w:r>
      <w:r w:rsidRPr="00F868A3">
        <w:rPr>
          <w:rFonts w:ascii="Arial" w:hAnsi="Arial" w:cs="Arial"/>
          <w:sz w:val="20"/>
          <w:lang w:bidi="he-IL"/>
        </w:rPr>
        <w:t xml:space="preserve">” means (a) any accidental </w:t>
      </w:r>
      <w:proofErr w:type="gramStart"/>
      <w:r w:rsidRPr="00F868A3">
        <w:rPr>
          <w:rFonts w:ascii="Arial" w:hAnsi="Arial" w:cs="Arial"/>
          <w:sz w:val="20"/>
          <w:lang w:bidi="he-IL"/>
        </w:rPr>
        <w:t>or,</w:t>
      </w:r>
      <w:proofErr w:type="gramEnd"/>
      <w:r w:rsidRPr="00F868A3">
        <w:rPr>
          <w:rFonts w:ascii="Arial" w:hAnsi="Arial" w:cs="Arial"/>
          <w:sz w:val="20"/>
          <w:lang w:bidi="he-IL"/>
        </w:rPr>
        <w:t xml:space="preserve"> unauthorized acquisition, use, destruction, loss, alteration, disclosure of, or access or damage to Personal Data Processed by Supplier or </w:t>
      </w:r>
      <w:proofErr w:type="spellStart"/>
      <w:r w:rsidRPr="00F868A3">
        <w:rPr>
          <w:rFonts w:ascii="Arial" w:hAnsi="Arial" w:cs="Arial"/>
          <w:sz w:val="20"/>
          <w:lang w:bidi="he-IL"/>
        </w:rPr>
        <w:t>Subprocessors</w:t>
      </w:r>
      <w:proofErr w:type="spellEnd"/>
      <w:r w:rsidRPr="00F868A3">
        <w:rPr>
          <w:rFonts w:ascii="Arial" w:hAnsi="Arial" w:cs="Arial"/>
          <w:sz w:val="20"/>
          <w:lang w:bidi="he-IL"/>
        </w:rPr>
        <w:t xml:space="preserve">; (b) any other breach of applicable Data Protection Laws or this DPA in relation to the Processing of Personal Data by Supplier or a </w:t>
      </w:r>
      <w:proofErr w:type="spellStart"/>
      <w:r w:rsidRPr="00F868A3">
        <w:rPr>
          <w:rFonts w:ascii="Arial" w:hAnsi="Arial" w:cs="Arial"/>
          <w:sz w:val="20"/>
          <w:lang w:bidi="he-IL"/>
        </w:rPr>
        <w:t>Subprocessor</w:t>
      </w:r>
      <w:proofErr w:type="spellEnd"/>
      <w:r w:rsidRPr="00F868A3">
        <w:rPr>
          <w:rFonts w:ascii="Arial" w:hAnsi="Arial" w:cs="Arial"/>
          <w:sz w:val="20"/>
          <w:lang w:bidi="he-IL"/>
        </w:rPr>
        <w:t>.</w:t>
      </w:r>
    </w:p>
    <w:p w14:paraId="3711022A" w14:textId="77777777" w:rsidR="00D259F5" w:rsidRPr="00F868A3" w:rsidRDefault="00D259F5" w:rsidP="00D259F5">
      <w:pPr>
        <w:pStyle w:val="ListParagraph"/>
        <w:rPr>
          <w:rFonts w:ascii="Arial" w:hAnsi="Arial" w:cs="Arial"/>
          <w:sz w:val="20"/>
          <w:lang w:bidi="he-IL"/>
        </w:rPr>
      </w:pPr>
    </w:p>
    <w:p w14:paraId="228CDEE0"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Process</w:t>
      </w:r>
      <w:r w:rsidRPr="00F868A3">
        <w:rPr>
          <w:rFonts w:ascii="Arial" w:hAnsi="Arial" w:cs="Arial"/>
          <w:sz w:val="20"/>
          <w:lang w:bidi="he-IL"/>
        </w:rPr>
        <w:t>”, “</w:t>
      </w:r>
      <w:r w:rsidRPr="00F868A3">
        <w:rPr>
          <w:rFonts w:ascii="Arial" w:hAnsi="Arial" w:cs="Arial"/>
          <w:b/>
          <w:sz w:val="20"/>
          <w:lang w:bidi="he-IL"/>
        </w:rPr>
        <w:t>Processed</w:t>
      </w:r>
      <w:r w:rsidRPr="00F868A3">
        <w:rPr>
          <w:rFonts w:ascii="Arial" w:hAnsi="Arial" w:cs="Arial"/>
          <w:sz w:val="20"/>
          <w:lang w:bidi="he-IL"/>
        </w:rPr>
        <w:t>” or “</w:t>
      </w:r>
      <w:r w:rsidRPr="00F868A3">
        <w:rPr>
          <w:rFonts w:ascii="Arial" w:hAnsi="Arial" w:cs="Arial"/>
          <w:b/>
          <w:sz w:val="20"/>
          <w:lang w:bidi="he-IL"/>
        </w:rPr>
        <w:t>Processing</w:t>
      </w:r>
      <w:r w:rsidRPr="00F868A3">
        <w:rPr>
          <w:rFonts w:ascii="Arial" w:hAnsi="Arial" w:cs="Arial"/>
          <w:sz w:val="20"/>
          <w:lang w:bidi="he-IL"/>
        </w:rPr>
        <w:t xml:space="preserve">” means any operation or set of operations which is performed upon Personal Data, whether or not by automated means, including but not limited to the collection, recording, organization, structuring, alteration, use, access, disclosure, copying, transfer, storage, deletion, combination, restriction, adaptation, retrieval, consultation, destruction, anonymization, disposal, or other use of Personal Data.  </w:t>
      </w:r>
    </w:p>
    <w:p w14:paraId="114EF425" w14:textId="77777777" w:rsidR="00D259F5" w:rsidRPr="00F868A3" w:rsidRDefault="00D259F5" w:rsidP="00D259F5">
      <w:pPr>
        <w:pStyle w:val="ListParagraph"/>
        <w:rPr>
          <w:rFonts w:ascii="Arial" w:hAnsi="Arial" w:cs="Arial"/>
          <w:sz w:val="20"/>
          <w:lang w:bidi="he-IL"/>
        </w:rPr>
      </w:pPr>
    </w:p>
    <w:p w14:paraId="1CF8EED5"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Security Issue</w:t>
      </w:r>
      <w:r w:rsidRPr="00F868A3">
        <w:rPr>
          <w:rFonts w:ascii="Arial" w:hAnsi="Arial" w:cs="Arial"/>
          <w:sz w:val="20"/>
          <w:lang w:bidi="he-IL"/>
        </w:rPr>
        <w:t>” means any material privacy or security vulnerability or weakness likely to give rise to a Privacy Breach.</w:t>
      </w:r>
    </w:p>
    <w:p w14:paraId="14EF2E7C" w14:textId="77777777" w:rsidR="00D259F5" w:rsidRPr="00F868A3" w:rsidRDefault="00D259F5" w:rsidP="00D259F5">
      <w:pPr>
        <w:pStyle w:val="ListParagraph"/>
        <w:rPr>
          <w:rFonts w:ascii="Arial" w:hAnsi="Arial" w:cs="Arial"/>
          <w:sz w:val="20"/>
          <w:lang w:bidi="he-IL"/>
        </w:rPr>
      </w:pPr>
    </w:p>
    <w:p w14:paraId="36D6FB00"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Sensitive Data</w:t>
      </w:r>
      <w:r w:rsidRPr="00F868A3">
        <w:rPr>
          <w:rFonts w:ascii="Arial" w:hAnsi="Arial" w:cs="Arial"/>
          <w:sz w:val="20"/>
          <w:lang w:bidi="he-IL"/>
        </w:rPr>
        <w:t xml:space="preserve">” has the meaning given by applicable Data Protection Laws and shall include, without limitation, (i) Personal Data that could be used to discriminate, such as, but not limited to, data </w:t>
      </w:r>
      <w:r w:rsidRPr="00F868A3">
        <w:rPr>
          <w:rFonts w:ascii="Arial" w:hAnsi="Arial" w:cs="Arial"/>
          <w:sz w:val="20"/>
          <w:lang w:bidi="he-IL"/>
        </w:rPr>
        <w:lastRenderedPageBreak/>
        <w:t xml:space="preserve">identifying a Data Subject’s race, ethnicity, national origin, religious or philosophical beliefs, political opinions, trade union memberships, physical or mental health, sexual orientation or sex life, gender identity, genetics or criminal records; or (2) Personal Data that could be used to conduct financial fraud, such as, but not limited to, social security number or other government-issued identification number, payment card details, financial account number, or user name and password to an online account. </w:t>
      </w:r>
    </w:p>
    <w:p w14:paraId="7068126D" w14:textId="77777777" w:rsidR="00D259F5" w:rsidRPr="00F868A3" w:rsidRDefault="00D259F5" w:rsidP="00D259F5">
      <w:pPr>
        <w:pStyle w:val="ListParagraph"/>
        <w:rPr>
          <w:rFonts w:ascii="Arial" w:hAnsi="Arial" w:cs="Arial"/>
          <w:sz w:val="20"/>
        </w:rPr>
      </w:pPr>
    </w:p>
    <w:p w14:paraId="6397E139"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rPr>
        <w:t>“</w:t>
      </w:r>
      <w:proofErr w:type="spellStart"/>
      <w:r w:rsidRPr="00F868A3">
        <w:rPr>
          <w:rFonts w:ascii="Arial" w:hAnsi="Arial" w:cs="Arial"/>
          <w:b/>
          <w:sz w:val="20"/>
        </w:rPr>
        <w:t>Subprocessor</w:t>
      </w:r>
      <w:proofErr w:type="spellEnd"/>
      <w:r w:rsidRPr="00F868A3">
        <w:rPr>
          <w:rFonts w:ascii="Arial" w:hAnsi="Arial" w:cs="Arial"/>
          <w:sz w:val="20"/>
        </w:rPr>
        <w:t xml:space="preserve">” means any third party (other than the Supplier’s employees), including any Affiliate of Supplier that Supplier engages in accordance with applicable Agreements and Section 2.7 of this DPA and Processes Personal Data on behalf of Supplier </w:t>
      </w:r>
      <w:proofErr w:type="gramStart"/>
      <w:r w:rsidRPr="00F868A3">
        <w:rPr>
          <w:rFonts w:ascii="Arial" w:hAnsi="Arial" w:cs="Arial"/>
          <w:sz w:val="20"/>
        </w:rPr>
        <w:t>in order to</w:t>
      </w:r>
      <w:proofErr w:type="gramEnd"/>
      <w:r w:rsidRPr="00F868A3">
        <w:rPr>
          <w:rFonts w:ascii="Arial" w:hAnsi="Arial" w:cs="Arial"/>
          <w:sz w:val="20"/>
        </w:rPr>
        <w:t xml:space="preserve"> provide the Services.  </w:t>
      </w:r>
    </w:p>
    <w:p w14:paraId="54A82AD6" w14:textId="77777777" w:rsidR="00D259F5" w:rsidRPr="00F868A3" w:rsidRDefault="00D259F5" w:rsidP="00D259F5">
      <w:pPr>
        <w:pStyle w:val="ListParagraph"/>
        <w:rPr>
          <w:rFonts w:ascii="Arial" w:hAnsi="Arial" w:cs="Arial"/>
          <w:sz w:val="20"/>
          <w:lang w:bidi="he-IL"/>
        </w:rPr>
      </w:pPr>
    </w:p>
    <w:p w14:paraId="5280397E" w14:textId="77777777" w:rsidR="00D259F5" w:rsidRDefault="00D259F5" w:rsidP="00D259F5">
      <w:pPr>
        <w:pStyle w:val="ListParagraph"/>
        <w:numPr>
          <w:ilvl w:val="1"/>
          <w:numId w:val="14"/>
        </w:numPr>
        <w:tabs>
          <w:tab w:val="num" w:pos="1080"/>
          <w:tab w:val="num" w:pos="1170"/>
        </w:tabs>
        <w:spacing w:after="240"/>
        <w:ind w:left="0" w:firstLine="360"/>
        <w:jc w:val="both"/>
        <w:outlineLvl w:val="1"/>
        <w:rPr>
          <w:rFonts w:ascii="Arial" w:hAnsi="Arial" w:cs="Arial"/>
          <w:sz w:val="20"/>
          <w:lang w:bidi="he-IL"/>
        </w:rPr>
      </w:pPr>
      <w:r w:rsidRPr="00F868A3">
        <w:rPr>
          <w:rFonts w:ascii="Arial" w:hAnsi="Arial" w:cs="Arial"/>
          <w:sz w:val="20"/>
          <w:lang w:bidi="he-IL"/>
        </w:rPr>
        <w:t>“</w:t>
      </w:r>
      <w:r w:rsidRPr="00F868A3">
        <w:rPr>
          <w:rFonts w:ascii="Arial" w:hAnsi="Arial" w:cs="Arial"/>
          <w:b/>
          <w:sz w:val="20"/>
          <w:lang w:bidi="he-IL"/>
        </w:rPr>
        <w:t>Third Party Security Requirements</w:t>
      </w:r>
      <w:r w:rsidRPr="00F868A3">
        <w:rPr>
          <w:rFonts w:ascii="Arial" w:hAnsi="Arial" w:cs="Arial"/>
          <w:sz w:val="20"/>
          <w:lang w:bidi="he-IL"/>
        </w:rPr>
        <w:t xml:space="preserve">” means Pfizer’s </w:t>
      </w:r>
      <w:proofErr w:type="gramStart"/>
      <w:r w:rsidRPr="00F868A3">
        <w:rPr>
          <w:rFonts w:ascii="Arial" w:hAnsi="Arial" w:cs="Arial"/>
          <w:sz w:val="20"/>
          <w:lang w:bidi="he-IL"/>
        </w:rPr>
        <w:t>Third Party</w:t>
      </w:r>
      <w:proofErr w:type="gramEnd"/>
      <w:r w:rsidRPr="00F868A3">
        <w:rPr>
          <w:rFonts w:ascii="Arial" w:hAnsi="Arial" w:cs="Arial"/>
          <w:sz w:val="20"/>
          <w:lang w:bidi="he-IL"/>
        </w:rPr>
        <w:t xml:space="preserve"> Security Requirements applicable to the Services being performed, whether attached to an applicable Agreement or otherwise made available to Supplier.</w:t>
      </w:r>
    </w:p>
    <w:p w14:paraId="1C2A8A3E" w14:textId="77777777" w:rsidR="00D259F5" w:rsidRPr="00F868A3" w:rsidRDefault="00D259F5" w:rsidP="00D259F5">
      <w:pPr>
        <w:pStyle w:val="ListParagraph"/>
        <w:rPr>
          <w:rFonts w:ascii="Arial" w:hAnsi="Arial" w:cs="Arial"/>
          <w:sz w:val="20"/>
          <w:lang w:bidi="he-IL"/>
        </w:rPr>
      </w:pPr>
    </w:p>
    <w:p w14:paraId="27061C7B" w14:textId="77777777" w:rsidR="00D259F5" w:rsidRPr="00F868A3" w:rsidRDefault="00D259F5" w:rsidP="00D259F5">
      <w:pPr>
        <w:pStyle w:val="ListParagraph"/>
        <w:tabs>
          <w:tab w:val="num" w:pos="1170"/>
        </w:tabs>
        <w:spacing w:after="240"/>
        <w:ind w:left="360"/>
        <w:jc w:val="both"/>
        <w:outlineLvl w:val="1"/>
        <w:rPr>
          <w:rFonts w:ascii="Arial" w:hAnsi="Arial" w:cs="Arial"/>
          <w:sz w:val="20"/>
          <w:lang w:bidi="he-IL"/>
        </w:rPr>
      </w:pPr>
    </w:p>
    <w:p w14:paraId="307F57C0" w14:textId="77777777" w:rsidR="00D259F5" w:rsidRDefault="00D259F5" w:rsidP="00D259F5">
      <w:pPr>
        <w:pStyle w:val="ListParagraph"/>
        <w:keepNext/>
        <w:numPr>
          <w:ilvl w:val="0"/>
          <w:numId w:val="14"/>
        </w:numPr>
        <w:spacing w:after="240"/>
        <w:jc w:val="both"/>
        <w:outlineLvl w:val="0"/>
        <w:rPr>
          <w:rFonts w:ascii="Arial" w:hAnsi="Arial" w:cs="Arial"/>
          <w:b/>
          <w:sz w:val="20"/>
          <w:lang w:bidi="he-IL"/>
        </w:rPr>
      </w:pPr>
      <w:r w:rsidRPr="007A4C04">
        <w:rPr>
          <w:rFonts w:ascii="Arial" w:hAnsi="Arial" w:cs="Arial"/>
          <w:b/>
          <w:sz w:val="20"/>
          <w:lang w:bidi="he-IL"/>
        </w:rPr>
        <w:t>DATA PROCESSING AND PROTECTION</w:t>
      </w:r>
    </w:p>
    <w:p w14:paraId="20563C04" w14:textId="77777777" w:rsidR="00D259F5" w:rsidRDefault="00D259F5" w:rsidP="00D259F5">
      <w:pPr>
        <w:pStyle w:val="ListParagraph"/>
        <w:keepNext/>
        <w:spacing w:after="240"/>
        <w:ind w:left="360"/>
        <w:jc w:val="both"/>
        <w:outlineLvl w:val="0"/>
        <w:rPr>
          <w:rFonts w:ascii="Arial" w:hAnsi="Arial" w:cs="Arial"/>
          <w:b/>
          <w:sz w:val="20"/>
          <w:lang w:bidi="he-IL"/>
        </w:rPr>
      </w:pPr>
    </w:p>
    <w:p w14:paraId="27492212"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Limitations on Use</w:t>
      </w:r>
      <w:r w:rsidRPr="007A4C04">
        <w:rPr>
          <w:rFonts w:ascii="Arial" w:hAnsi="Arial" w:cs="Arial"/>
          <w:sz w:val="20"/>
          <w:lang w:bidi="he-IL"/>
        </w:rPr>
        <w:t xml:space="preserve">.  Supplier acknowledges that Personal Data is disclosed to Supplier in connection with the Services solely for the limited and specified purpose of obtaining Supplier’s Services.  Supplier will, and ensure that its </w:t>
      </w:r>
      <w:proofErr w:type="spellStart"/>
      <w:r w:rsidRPr="007A4C04">
        <w:rPr>
          <w:rFonts w:ascii="Arial" w:hAnsi="Arial" w:cs="Arial"/>
          <w:sz w:val="20"/>
          <w:lang w:bidi="he-IL"/>
        </w:rPr>
        <w:t>Subprocessors</w:t>
      </w:r>
      <w:proofErr w:type="spellEnd"/>
      <w:r w:rsidRPr="007A4C04">
        <w:rPr>
          <w:rFonts w:ascii="Arial" w:hAnsi="Arial" w:cs="Arial"/>
          <w:sz w:val="20"/>
          <w:lang w:bidi="he-IL"/>
        </w:rPr>
        <w:t xml:space="preserve"> also will, Process Personal Data (a) only on behalf of and as directed by Pfizer </w:t>
      </w:r>
      <w:bookmarkStart w:id="65" w:name="_Hlk42246968"/>
      <w:r w:rsidRPr="007A4C04">
        <w:rPr>
          <w:rFonts w:ascii="Arial" w:hAnsi="Arial" w:cs="Arial"/>
          <w:sz w:val="20"/>
          <w:lang w:bidi="he-IL"/>
        </w:rPr>
        <w:t xml:space="preserve">as reasonably necessary and proportionate to provide the Services to Pfizer; </w:t>
      </w:r>
      <w:bookmarkEnd w:id="65"/>
      <w:r w:rsidRPr="007A4C04">
        <w:rPr>
          <w:rFonts w:ascii="Arial" w:hAnsi="Arial" w:cs="Arial"/>
          <w:sz w:val="20"/>
          <w:lang w:bidi="he-IL"/>
        </w:rPr>
        <w:t>and (b) in accordance with, and providing the level of privacy protection required by, applicable Agreements, this DPA, all applicable Data Protection Laws and other documented instructions of Pfizer.  Without limiting the foregoing, Supplier will not (a) “Sell” or “Share” Personal Data as those terms are defined under applicable Data Protection Laws; (b) retain, use, or disclose Personal Data for any commercial or other purpose except providing the Services or as required by law; (c) retain, use, or disclose Personal Data outside of the direct business relationship between Supplier and Pfizer; or (d) combine Personal Data received from or on behalf of Pfizer with personal information that Supplier receives from or on behalf of another person or entity, or collects from Supplier’s own interaction with affected individuals, except as permitted by applicable Data Protection Laws.  Notwithstanding the above, Supplier may use Personal Data for purposes expressly permitted by applicable Data Protection Laws.</w:t>
      </w:r>
    </w:p>
    <w:p w14:paraId="3BACE45B" w14:textId="77777777" w:rsidR="00D259F5" w:rsidRDefault="00D259F5" w:rsidP="00D259F5">
      <w:pPr>
        <w:pStyle w:val="ListParagraph"/>
        <w:keepNext/>
        <w:tabs>
          <w:tab w:val="num" w:pos="1080"/>
        </w:tabs>
        <w:spacing w:after="240"/>
        <w:ind w:left="426"/>
        <w:jc w:val="both"/>
        <w:outlineLvl w:val="0"/>
        <w:rPr>
          <w:rFonts w:ascii="Arial" w:hAnsi="Arial" w:cs="Arial"/>
          <w:b/>
          <w:sz w:val="20"/>
          <w:lang w:bidi="he-IL"/>
        </w:rPr>
      </w:pPr>
    </w:p>
    <w:p w14:paraId="72C14C66"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Description of Processing</w:t>
      </w:r>
      <w:r w:rsidRPr="007A4C04">
        <w:rPr>
          <w:rFonts w:ascii="Arial" w:hAnsi="Arial" w:cs="Arial"/>
          <w:sz w:val="20"/>
          <w:lang w:bidi="he-IL"/>
        </w:rPr>
        <w:t xml:space="preserve">.  The nature, purposes, duration and details of the Processing of Personal Data by Supplier and the types of Personal Data Processed are specified in </w:t>
      </w:r>
      <w:r w:rsidRPr="007A4C04">
        <w:rPr>
          <w:rFonts w:ascii="Arial" w:hAnsi="Arial"/>
          <w:sz w:val="20"/>
          <w:szCs w:val="22"/>
          <w:highlight w:val="cyan"/>
          <w:u w:val="single"/>
          <w:lang w:bidi="he-IL"/>
        </w:rPr>
        <w:t>Appendix A</w:t>
      </w:r>
      <w:r w:rsidRPr="007A4C04">
        <w:rPr>
          <w:rFonts w:ascii="Arial" w:hAnsi="Arial" w:cs="Arial"/>
          <w:bCs/>
          <w:sz w:val="20"/>
          <w:highlight w:val="cyan"/>
          <w:u w:val="single"/>
          <w:lang w:bidi="he-IL"/>
        </w:rPr>
        <w:t xml:space="preserve">:   </w:t>
      </w:r>
      <w:r w:rsidRPr="007A4C04">
        <w:rPr>
          <w:rFonts w:ascii="Arial" w:hAnsi="Arial"/>
          <w:sz w:val="20"/>
          <w:szCs w:val="22"/>
          <w:highlight w:val="cyan"/>
          <w:u w:val="single"/>
          <w:lang w:bidi="he-IL"/>
        </w:rPr>
        <w:t>Processing Instructions</w:t>
      </w:r>
      <w:r w:rsidRPr="007A4C04">
        <w:rPr>
          <w:rFonts w:ascii="Arial" w:hAnsi="Arial" w:cs="Arial"/>
          <w:sz w:val="20"/>
          <w:lang w:bidi="he-IL"/>
        </w:rPr>
        <w:t>.</w:t>
      </w:r>
    </w:p>
    <w:p w14:paraId="7C9CE0FC" w14:textId="77777777" w:rsidR="00D259F5" w:rsidRPr="007A4C04" w:rsidRDefault="00D259F5" w:rsidP="00D259F5">
      <w:pPr>
        <w:pStyle w:val="ListParagraph"/>
        <w:rPr>
          <w:rFonts w:ascii="Arial" w:hAnsi="Arial" w:cs="Arial"/>
          <w:b/>
          <w:sz w:val="20"/>
          <w:lang w:bidi="he-IL"/>
        </w:rPr>
      </w:pPr>
    </w:p>
    <w:p w14:paraId="29700E2C"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Confidentiality</w:t>
      </w:r>
      <w:r w:rsidRPr="007A4C04">
        <w:rPr>
          <w:rFonts w:ascii="Arial" w:hAnsi="Arial" w:cs="Arial"/>
          <w:sz w:val="20"/>
          <w:lang w:bidi="he-IL"/>
        </w:rPr>
        <w:t xml:space="preserve">.  Supplier will, and will ensure that its </w:t>
      </w:r>
      <w:proofErr w:type="spellStart"/>
      <w:r w:rsidRPr="007A4C04">
        <w:rPr>
          <w:rFonts w:ascii="Arial" w:hAnsi="Arial" w:cs="Arial"/>
          <w:sz w:val="20"/>
          <w:lang w:bidi="he-IL"/>
        </w:rPr>
        <w:t>Subprocessors</w:t>
      </w:r>
      <w:proofErr w:type="spellEnd"/>
      <w:r w:rsidRPr="007A4C04">
        <w:rPr>
          <w:rFonts w:ascii="Arial" w:hAnsi="Arial" w:cs="Arial"/>
          <w:sz w:val="20"/>
          <w:lang w:bidi="he-IL"/>
        </w:rPr>
        <w:t xml:space="preserve"> will: (a) limit access to Personal Data to personnel with a need to know for the purpose of performing Supplier’s obligations under applicable Agreements and this DPA, and (b) </w:t>
      </w:r>
      <w:bookmarkStart w:id="66" w:name="_Hlk42247492"/>
      <w:r w:rsidRPr="007A4C04">
        <w:rPr>
          <w:rFonts w:ascii="Arial" w:hAnsi="Arial" w:cs="Arial"/>
          <w:sz w:val="20"/>
          <w:lang w:bidi="he-IL"/>
        </w:rPr>
        <w:t>ensure personnel</w:t>
      </w:r>
      <w:bookmarkEnd w:id="66"/>
      <w:r w:rsidRPr="007A4C04">
        <w:rPr>
          <w:rFonts w:ascii="Arial" w:hAnsi="Arial" w:cs="Arial"/>
          <w:sz w:val="20"/>
          <w:lang w:bidi="he-IL"/>
        </w:rPr>
        <w:t xml:space="preserve"> Processing Personal Data are under an obligation of confidentiality regarding such data and understand their duties relevant to comply with this DPA.</w:t>
      </w:r>
    </w:p>
    <w:p w14:paraId="4ADC73BE" w14:textId="77777777" w:rsidR="00D259F5" w:rsidRPr="007A4C04" w:rsidRDefault="00D259F5" w:rsidP="00D259F5">
      <w:pPr>
        <w:pStyle w:val="ListParagraph"/>
        <w:rPr>
          <w:rFonts w:ascii="Arial" w:hAnsi="Arial" w:cs="Arial"/>
          <w:b/>
          <w:sz w:val="20"/>
          <w:lang w:bidi="he-IL"/>
        </w:rPr>
      </w:pPr>
    </w:p>
    <w:p w14:paraId="06511DFD"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Information Security Program</w:t>
      </w:r>
      <w:r w:rsidRPr="007A4C04">
        <w:rPr>
          <w:rFonts w:ascii="Arial" w:hAnsi="Arial" w:cs="Arial"/>
          <w:sz w:val="20"/>
          <w:lang w:bidi="he-IL"/>
        </w:rPr>
        <w:t xml:space="preserve">. Supplier will, and will ensure that its </w:t>
      </w:r>
      <w:proofErr w:type="spellStart"/>
      <w:r w:rsidRPr="007A4C04">
        <w:rPr>
          <w:rFonts w:ascii="Arial" w:hAnsi="Arial" w:cs="Arial"/>
          <w:sz w:val="20"/>
          <w:lang w:bidi="he-IL"/>
        </w:rPr>
        <w:t>Subprocessors</w:t>
      </w:r>
      <w:proofErr w:type="spellEnd"/>
      <w:r w:rsidRPr="007A4C04">
        <w:rPr>
          <w:rFonts w:ascii="Arial" w:hAnsi="Arial" w:cs="Arial"/>
          <w:sz w:val="20"/>
          <w:lang w:bidi="he-IL"/>
        </w:rPr>
        <w:t xml:space="preserve"> also </w:t>
      </w:r>
      <w:proofErr w:type="gramStart"/>
      <w:r w:rsidRPr="007A4C04">
        <w:rPr>
          <w:rFonts w:ascii="Arial" w:hAnsi="Arial" w:cs="Arial"/>
          <w:sz w:val="20"/>
          <w:lang w:bidi="he-IL"/>
        </w:rPr>
        <w:t>will,</w:t>
      </w:r>
      <w:proofErr w:type="gramEnd"/>
      <w:r w:rsidRPr="007A4C04">
        <w:rPr>
          <w:rFonts w:ascii="Arial" w:hAnsi="Arial" w:cs="Arial"/>
          <w:sz w:val="20"/>
          <w:lang w:bidi="he-IL"/>
        </w:rPr>
        <w:t xml:space="preserve"> implement, and regularly assess, maintain, monitor, test, enforce, and, where necessary, update a comprehensive written information security program.  </w:t>
      </w:r>
      <w:bookmarkStart w:id="67" w:name="_Hlk42247605"/>
      <w:r w:rsidRPr="007A4C04">
        <w:rPr>
          <w:rFonts w:ascii="Arial" w:hAnsi="Arial" w:cs="Arial"/>
          <w:sz w:val="20"/>
          <w:lang w:bidi="he-IL"/>
        </w:rPr>
        <w:t>Such information security program</w:t>
      </w:r>
      <w:bookmarkEnd w:id="67"/>
      <w:r w:rsidRPr="007A4C04">
        <w:rPr>
          <w:rFonts w:ascii="Arial" w:hAnsi="Arial" w:cs="Arial"/>
          <w:sz w:val="20"/>
          <w:lang w:bidi="he-IL"/>
        </w:rPr>
        <w:t xml:space="preserve"> must contain appropriate technical and organizational measures to (a) ensure the protection of rights of Data Subjects under applicable Data Protection Laws; and (b) protect Personal Data against Privacy Breach; and (c) restore the availability of Personal Data in a timely manner in the event of a Privacy Breach.  Such information security program will meet or exceed the measures set forth in: (a) Pfizer’s Third Party Security Requirements; (b) prevailing industry standards or applicable third party security assurance standard such as ISO 27001, SSAE 16 SOC 2, ISAE 3402; (c) any statutory or regulatory security requirements applicable to the Supplier; and (d) all other terms of this DPA.  </w:t>
      </w:r>
      <w:proofErr w:type="gramStart"/>
      <w:r w:rsidRPr="007A4C04">
        <w:rPr>
          <w:rFonts w:ascii="Arial" w:hAnsi="Arial" w:cs="Arial"/>
          <w:sz w:val="20"/>
          <w:lang w:bidi="he-IL"/>
        </w:rPr>
        <w:t>During the course of</w:t>
      </w:r>
      <w:proofErr w:type="gramEnd"/>
      <w:r w:rsidRPr="007A4C04">
        <w:rPr>
          <w:rFonts w:ascii="Arial" w:hAnsi="Arial" w:cs="Arial"/>
          <w:sz w:val="20"/>
          <w:lang w:bidi="he-IL"/>
        </w:rPr>
        <w:t xml:space="preserve"> providing the Services, Supplier may not alter or modify its information security program in such a way that will weaken or compromise the security, confidentiality, integrity, and availability of Personal Data.</w:t>
      </w:r>
    </w:p>
    <w:p w14:paraId="70F81DD7" w14:textId="77777777" w:rsidR="00D259F5" w:rsidRDefault="00D259F5" w:rsidP="00D259F5">
      <w:pPr>
        <w:pStyle w:val="ListParagraph"/>
        <w:keepNext/>
        <w:tabs>
          <w:tab w:val="num" w:pos="1080"/>
        </w:tabs>
        <w:spacing w:after="240"/>
        <w:ind w:left="426"/>
        <w:jc w:val="both"/>
        <w:outlineLvl w:val="0"/>
        <w:rPr>
          <w:rFonts w:ascii="Arial" w:hAnsi="Arial" w:cs="Arial"/>
          <w:b/>
          <w:sz w:val="20"/>
          <w:lang w:bidi="he-IL"/>
        </w:rPr>
      </w:pPr>
    </w:p>
    <w:p w14:paraId="799DC460"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Data Quality</w:t>
      </w:r>
      <w:r w:rsidRPr="007A4C04">
        <w:rPr>
          <w:rFonts w:ascii="Arial" w:hAnsi="Arial" w:cs="Arial"/>
          <w:sz w:val="20"/>
          <w:lang w:bidi="he-IL"/>
        </w:rPr>
        <w:t xml:space="preserve">.  Supplier will ensure that any Personal Data that it knows to be </w:t>
      </w:r>
      <w:proofErr w:type="gramStart"/>
      <w:r w:rsidRPr="007A4C04">
        <w:rPr>
          <w:rFonts w:ascii="Arial" w:hAnsi="Arial" w:cs="Arial"/>
          <w:sz w:val="20"/>
          <w:lang w:bidi="he-IL"/>
        </w:rPr>
        <w:t>inaccurate</w:t>
      </w:r>
      <w:proofErr w:type="gramEnd"/>
      <w:r w:rsidRPr="007A4C04">
        <w:rPr>
          <w:rFonts w:ascii="Arial" w:hAnsi="Arial" w:cs="Arial"/>
          <w:sz w:val="20"/>
          <w:lang w:bidi="he-IL"/>
        </w:rPr>
        <w:t xml:space="preserve"> or incomplete is erased or rectified in accordance with Pfizer’s, or Data Subject’s instructions.  </w:t>
      </w:r>
    </w:p>
    <w:p w14:paraId="3483A012" w14:textId="77777777" w:rsidR="00D259F5" w:rsidRPr="007A4C04" w:rsidRDefault="00D259F5" w:rsidP="00D259F5">
      <w:pPr>
        <w:pStyle w:val="ListParagraph"/>
        <w:rPr>
          <w:rFonts w:ascii="Arial" w:hAnsi="Arial" w:cs="Arial"/>
          <w:b/>
          <w:sz w:val="20"/>
          <w:lang w:bidi="he-IL"/>
        </w:rPr>
      </w:pPr>
    </w:p>
    <w:p w14:paraId="38A09C7E"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lastRenderedPageBreak/>
        <w:t xml:space="preserve">Deidentified Data.  </w:t>
      </w:r>
      <w:r w:rsidRPr="007A4C04">
        <w:rPr>
          <w:rFonts w:ascii="Arial" w:hAnsi="Arial" w:cs="Arial"/>
          <w:bCs/>
          <w:sz w:val="20"/>
          <w:lang w:bidi="he-IL"/>
        </w:rPr>
        <w:t xml:space="preserve">To the extent Pfizer discloses or otherwise makes available Deidentified Data to Supplier, or to the extent Supplier creates Deidentified Data from Personal Data, Supplier shall (1) adopt reasonable measures to prevent such Deidentified Data from being used to infer information about, or otherwise being linked to, a particular natural person or household; (2) publicly commit to maintain and use such Deidentified Data in a deidentified form and to not attempt to re-identify the Deidentified Data, except that Supplier may attempt to re-identify the data solely for the purpose of determining whether its deidentification processes are compliant with applicable Data Protection Laws; and (3) before sharing Deidentified Data with any other party, including </w:t>
      </w:r>
      <w:proofErr w:type="spellStart"/>
      <w:r w:rsidRPr="007A4C04">
        <w:rPr>
          <w:rFonts w:ascii="Arial" w:hAnsi="Arial" w:cs="Arial"/>
          <w:bCs/>
          <w:sz w:val="20"/>
          <w:lang w:bidi="he-IL"/>
        </w:rPr>
        <w:t>Subprocessors</w:t>
      </w:r>
      <w:proofErr w:type="spellEnd"/>
      <w:r w:rsidRPr="007A4C04">
        <w:rPr>
          <w:rFonts w:ascii="Arial" w:hAnsi="Arial" w:cs="Arial"/>
          <w:bCs/>
          <w:sz w:val="20"/>
          <w:lang w:bidi="he-IL"/>
        </w:rPr>
        <w:t>, contractors, or any other persons (“</w:t>
      </w:r>
      <w:r w:rsidRPr="007A4C04">
        <w:rPr>
          <w:rFonts w:ascii="Arial" w:hAnsi="Arial" w:cs="Arial"/>
          <w:b/>
          <w:sz w:val="20"/>
          <w:lang w:bidi="he-IL"/>
        </w:rPr>
        <w:t>Recipients</w:t>
      </w:r>
      <w:r w:rsidRPr="007A4C04">
        <w:rPr>
          <w:rFonts w:ascii="Arial" w:hAnsi="Arial" w:cs="Arial"/>
          <w:bCs/>
          <w:sz w:val="20"/>
          <w:lang w:bidi="he-IL"/>
        </w:rPr>
        <w:t>”), contractually obligate any such Recipients to comply with all requirements of this Section (including imposing this requirement on any further Recipients).</w:t>
      </w:r>
    </w:p>
    <w:p w14:paraId="04A07255" w14:textId="77777777" w:rsidR="00D259F5" w:rsidRPr="007A4C04" w:rsidRDefault="00D259F5" w:rsidP="00D259F5">
      <w:pPr>
        <w:pStyle w:val="ListParagraph"/>
        <w:rPr>
          <w:rFonts w:ascii="Arial" w:hAnsi="Arial" w:cs="Arial"/>
          <w:b/>
          <w:sz w:val="20"/>
          <w:lang w:bidi="he-IL"/>
        </w:rPr>
      </w:pPr>
    </w:p>
    <w:p w14:paraId="1A4ED137"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proofErr w:type="spellStart"/>
      <w:r w:rsidRPr="007A4C04">
        <w:rPr>
          <w:rFonts w:ascii="Arial" w:hAnsi="Arial" w:cs="Arial"/>
          <w:b/>
          <w:sz w:val="20"/>
          <w:lang w:bidi="he-IL"/>
        </w:rPr>
        <w:t>Subprocessors</w:t>
      </w:r>
      <w:proofErr w:type="spellEnd"/>
      <w:r w:rsidRPr="007A4C04">
        <w:rPr>
          <w:rFonts w:ascii="Arial" w:hAnsi="Arial" w:cs="Arial"/>
          <w:sz w:val="20"/>
          <w:lang w:bidi="he-IL"/>
        </w:rPr>
        <w:t xml:space="preserve">.  Supplier will not subcontract any Processing of Personal Data to a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without first notifying Pfizer in writing that it intends to engage a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at least thirty (30) days in advance and providing Pfizer an opportunity to object, and ensuring that  Supplier:  (a) carries out adequate due diligence on each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to ensure that it is capable of meeting the Supplier’s obligations under this DPA; (b) executes a written agreement with each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that is compliant with applicable Data Protection Laws and contains the same or substantially similar, but no less protective, data protection obligations imposed on Supplier by this DPA; and (c) remains liable for all the acts and/or omissions of the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with respect to the Processing of Personal Data </w:t>
      </w:r>
      <w:bookmarkStart w:id="68" w:name="_Hlk42248236"/>
      <w:r w:rsidRPr="007A4C04">
        <w:rPr>
          <w:rFonts w:ascii="Arial" w:hAnsi="Arial" w:cs="Arial"/>
          <w:sz w:val="20"/>
          <w:lang w:bidi="he-IL"/>
        </w:rPr>
        <w:t>related to the provision of the Services</w:t>
      </w:r>
      <w:bookmarkEnd w:id="68"/>
      <w:r w:rsidRPr="007A4C04">
        <w:rPr>
          <w:rFonts w:ascii="Arial" w:hAnsi="Arial" w:cs="Arial"/>
          <w:sz w:val="20"/>
          <w:lang w:bidi="he-IL"/>
        </w:rPr>
        <w:t>.</w:t>
      </w:r>
    </w:p>
    <w:p w14:paraId="5CBCF682" w14:textId="77777777" w:rsidR="00D259F5" w:rsidRPr="007A4C04" w:rsidRDefault="00D259F5" w:rsidP="00D259F5">
      <w:pPr>
        <w:pStyle w:val="ListParagraph"/>
        <w:rPr>
          <w:rFonts w:ascii="Arial" w:hAnsi="Arial" w:cs="Arial"/>
          <w:b/>
          <w:sz w:val="20"/>
          <w:lang w:bidi="he-IL"/>
        </w:rPr>
      </w:pPr>
    </w:p>
    <w:p w14:paraId="5849B6A9"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 xml:space="preserve">Notice and </w:t>
      </w:r>
      <w:proofErr w:type="gramStart"/>
      <w:r w:rsidRPr="007A4C04">
        <w:rPr>
          <w:rFonts w:ascii="Arial" w:hAnsi="Arial" w:cs="Arial"/>
          <w:b/>
          <w:sz w:val="20"/>
          <w:lang w:bidi="he-IL"/>
        </w:rPr>
        <w:t>Consent</w:t>
      </w:r>
      <w:proofErr w:type="gramEnd"/>
      <w:r w:rsidRPr="007A4C04">
        <w:rPr>
          <w:rFonts w:ascii="Arial" w:hAnsi="Arial" w:cs="Arial"/>
          <w:sz w:val="20"/>
          <w:lang w:bidi="he-IL"/>
        </w:rPr>
        <w:t xml:space="preserve">.  If Supplier or any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collects Personal Data directly from Data Subjects in connection with the provision of Services, it shall provide notice and/or collect consent in the form set forth in the applicable </w:t>
      </w:r>
      <w:r w:rsidRPr="007A4C04">
        <w:rPr>
          <w:rFonts w:ascii="Arial" w:eastAsia="SimSun" w:hAnsi="Arial" w:cs="Arial"/>
          <w:sz w:val="20"/>
          <w:lang w:bidi="he-IL"/>
        </w:rPr>
        <w:t>Agreement</w:t>
      </w:r>
      <w:r w:rsidRPr="007A4C04">
        <w:rPr>
          <w:rFonts w:ascii="Arial" w:hAnsi="Arial" w:cs="Arial"/>
          <w:sz w:val="20"/>
          <w:lang w:bidi="he-IL"/>
        </w:rPr>
        <w:t xml:space="preserve"> or as otherwise specified by Pfizer.  Supplier shall maintain evidence of provision of notice and/or the collection of consent and provide such evidence to Pfizer upon request.</w:t>
      </w:r>
    </w:p>
    <w:p w14:paraId="1EF15EA4" w14:textId="77777777" w:rsidR="00D259F5" w:rsidRPr="007A4C04" w:rsidRDefault="00D259F5" w:rsidP="00D259F5">
      <w:pPr>
        <w:pStyle w:val="ListParagraph"/>
        <w:rPr>
          <w:rFonts w:ascii="Arial" w:hAnsi="Arial" w:cs="Arial"/>
          <w:b/>
          <w:sz w:val="20"/>
          <w:lang w:bidi="he-IL"/>
        </w:rPr>
      </w:pPr>
    </w:p>
    <w:p w14:paraId="2CC88CFA"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Data Subject Requests or Inquiries</w:t>
      </w:r>
      <w:r w:rsidRPr="007A4C04">
        <w:rPr>
          <w:rFonts w:ascii="Arial" w:hAnsi="Arial" w:cs="Arial"/>
          <w:sz w:val="20"/>
          <w:lang w:bidi="he-IL"/>
        </w:rPr>
        <w:t xml:space="preserve">.  </w:t>
      </w:r>
      <w:bookmarkStart w:id="69" w:name="_Hlk42248337"/>
      <w:r w:rsidRPr="007A4C04">
        <w:rPr>
          <w:rFonts w:ascii="Arial" w:hAnsi="Arial" w:cs="Arial"/>
          <w:sz w:val="20"/>
          <w:lang w:bidi="he-IL"/>
        </w:rPr>
        <w:t xml:space="preserve">Supplier agrees to cooperate fully with Pfizer to assist in responding to, and complying with, requests or complaints Pfizer or Supplier receives from Data Subjects, including, without limitation, requests to access, obtain in a portable format, correct, or securely delete </w:t>
      </w:r>
      <w:bookmarkEnd w:id="69"/>
      <w:r w:rsidRPr="007A4C04">
        <w:rPr>
          <w:rFonts w:ascii="Arial" w:hAnsi="Arial" w:cs="Arial"/>
          <w:sz w:val="20"/>
          <w:lang w:bidi="he-IL"/>
        </w:rPr>
        <w:t xml:space="preserve">Personal Data, to revoke consent or to exercise opt-out rights afforded to Data Subjects under applicable Data Protection Laws.  Supplier will promptly notify Pfizer in writing, and in any case within two (2) business days of receipt, unless specifically prohibited by laws applicable to Supplier or a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if Supplier or a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receives any request or complaint from a Data Subject with respect to Personal Data Processed.  Supplier or its </w:t>
      </w:r>
      <w:proofErr w:type="spellStart"/>
      <w:r w:rsidRPr="007A4C04">
        <w:rPr>
          <w:rFonts w:ascii="Arial" w:hAnsi="Arial" w:cs="Arial"/>
          <w:sz w:val="20"/>
          <w:lang w:bidi="he-IL"/>
        </w:rPr>
        <w:t>Subprocessors</w:t>
      </w:r>
      <w:proofErr w:type="spellEnd"/>
      <w:r w:rsidRPr="007A4C04">
        <w:rPr>
          <w:rFonts w:ascii="Arial" w:hAnsi="Arial" w:cs="Arial"/>
          <w:sz w:val="20"/>
          <w:lang w:bidi="he-IL"/>
        </w:rPr>
        <w:t xml:space="preserve"> will not respond to any such request or complaint unless expressly authorized to do so by Pfizer.</w:t>
      </w:r>
    </w:p>
    <w:p w14:paraId="24D50CAB" w14:textId="77777777" w:rsidR="00D259F5" w:rsidRPr="007A4C04" w:rsidRDefault="00D259F5" w:rsidP="00D259F5">
      <w:pPr>
        <w:pStyle w:val="ListParagraph"/>
        <w:rPr>
          <w:rFonts w:ascii="Arial" w:hAnsi="Arial" w:cs="Arial"/>
          <w:b/>
          <w:sz w:val="20"/>
          <w:lang w:bidi="he-IL"/>
        </w:rPr>
      </w:pPr>
    </w:p>
    <w:p w14:paraId="1C53B84B"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Disclosure Requests</w:t>
      </w:r>
      <w:r w:rsidRPr="007A4C04">
        <w:rPr>
          <w:rFonts w:ascii="Arial" w:hAnsi="Arial" w:cs="Arial"/>
          <w:sz w:val="20"/>
          <w:lang w:bidi="he-IL"/>
        </w:rPr>
        <w:t>.</w:t>
      </w:r>
      <w:r w:rsidRPr="007A4C04">
        <w:rPr>
          <w:rFonts w:ascii="Arial" w:hAnsi="Arial" w:cs="Arial"/>
          <w:b/>
          <w:sz w:val="20"/>
          <w:lang w:bidi="he-IL"/>
        </w:rPr>
        <w:t xml:space="preserve">  </w:t>
      </w:r>
      <w:r w:rsidRPr="007A4C04">
        <w:rPr>
          <w:rFonts w:ascii="Arial" w:hAnsi="Arial" w:cs="Arial"/>
          <w:sz w:val="20"/>
          <w:lang w:bidi="he-IL"/>
        </w:rPr>
        <w:t>If Supplier receives any order, demand, warrant, or any other document requesting or purporting to compel the production of Personal Data (including, for example, by oral questions, interrogatories, subpoenas, civil investigative demands, regulatory inspection or otherwise) (“</w:t>
      </w:r>
      <w:r w:rsidRPr="007A4C04">
        <w:rPr>
          <w:rFonts w:ascii="Arial" w:hAnsi="Arial" w:cs="Arial"/>
          <w:b/>
          <w:sz w:val="20"/>
          <w:lang w:bidi="he-IL"/>
        </w:rPr>
        <w:t>Disclosure Request</w:t>
      </w:r>
      <w:r w:rsidRPr="007A4C04">
        <w:rPr>
          <w:rFonts w:ascii="Arial" w:hAnsi="Arial" w:cs="Arial"/>
          <w:sz w:val="20"/>
          <w:lang w:bidi="he-IL"/>
        </w:rPr>
        <w:t>”), Supplier will immediately notify Pfizer, except to the extent otherwise required by law applicable to Supplier, and in no event later than two (2) business days</w:t>
      </w:r>
      <w:r w:rsidRPr="007A4C04">
        <w:rPr>
          <w:rFonts w:ascii="Arial" w:hAnsi="Arial" w:cs="Arial"/>
          <w:sz w:val="20"/>
          <w:vertAlign w:val="superscript"/>
          <w:lang w:bidi="he-IL"/>
        </w:rPr>
        <w:t>.</w:t>
      </w:r>
      <w:r w:rsidRPr="007A4C04">
        <w:rPr>
          <w:rFonts w:ascii="Arial" w:hAnsi="Arial" w:cs="Arial"/>
          <w:sz w:val="20"/>
          <w:lang w:bidi="he-IL"/>
        </w:rPr>
        <w:t xml:space="preserve">  Supplier shall not respond to any Disclosure Request unless Pfizer explicitly authorizes Supplier to do so.  Where Supplier has a mandatory obligation under applicable law to respond directly, Supplier shall notify Pfizer as soon as legally possible. Supplier will exercise reasonable efforts to prevent and limit any such disclosure and to otherwise preserve the confidentiality of Personal Data and will cooperate with Pfizer with respect to any action taken with respect to such request, complaint, order or other document, including to obtain an appropriate protective order or other reliable assurance that confidential treatment will be accorded to Personal Data.</w:t>
      </w:r>
    </w:p>
    <w:p w14:paraId="52D1C340" w14:textId="77777777" w:rsidR="00D259F5" w:rsidRDefault="00D259F5" w:rsidP="00D259F5">
      <w:pPr>
        <w:pStyle w:val="ListParagraph"/>
        <w:keepNext/>
        <w:tabs>
          <w:tab w:val="num" w:pos="1080"/>
        </w:tabs>
        <w:spacing w:after="240"/>
        <w:ind w:left="426"/>
        <w:jc w:val="both"/>
        <w:outlineLvl w:val="0"/>
        <w:rPr>
          <w:rFonts w:ascii="Arial" w:hAnsi="Arial" w:cs="Arial"/>
          <w:b/>
          <w:sz w:val="20"/>
          <w:lang w:bidi="he-IL"/>
        </w:rPr>
      </w:pPr>
    </w:p>
    <w:p w14:paraId="543C5C52"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Regulatory and Law Enforcement Investigations</w:t>
      </w:r>
      <w:r w:rsidRPr="007A4C04">
        <w:rPr>
          <w:rFonts w:ascii="Arial" w:hAnsi="Arial" w:cs="Arial"/>
          <w:sz w:val="20"/>
          <w:lang w:bidi="he-IL"/>
        </w:rPr>
        <w:t>. In the event of an audit, investigation or other request by law enforcement, government body or any regulator, including a data protection authority, or similar regulatory authority, relating to Personal Data handled by Supplier on behalf of Pfizer, Supplier will cooperate fully with Pfizer in any effort to respond to such request.</w:t>
      </w:r>
    </w:p>
    <w:p w14:paraId="2AAE891C" w14:textId="77777777" w:rsidR="00D259F5" w:rsidRPr="007A4C04" w:rsidRDefault="00D259F5" w:rsidP="00D259F5">
      <w:pPr>
        <w:pStyle w:val="ListParagraph"/>
        <w:rPr>
          <w:rFonts w:ascii="Arial" w:hAnsi="Arial" w:cs="Arial"/>
          <w:b/>
          <w:sz w:val="20"/>
          <w:lang w:bidi="he-IL"/>
        </w:rPr>
      </w:pPr>
    </w:p>
    <w:p w14:paraId="04CED06A"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Supplier Assessments</w:t>
      </w:r>
      <w:r w:rsidRPr="007A4C04">
        <w:rPr>
          <w:rFonts w:ascii="Arial" w:hAnsi="Arial" w:cs="Arial"/>
          <w:sz w:val="20"/>
          <w:lang w:bidi="he-IL"/>
        </w:rPr>
        <w:t xml:space="preserve">.  Supplier acknowledges and agrees that Pfizer has the right, at any time during the term of applicable Agreements and the term of this DPA, and for as long as Supplier holds or otherwise Processes Personal Data, to request that Supplier complete an assessment of Supplier’s data protection, privacy, and security practices, and Supplier will cooperate with such request.  The scope and process for such assessment shall be determined by Pfizer in its reasonable discretion and may </w:t>
      </w:r>
      <w:r w:rsidRPr="007A4C04">
        <w:rPr>
          <w:rFonts w:ascii="Arial" w:hAnsi="Arial" w:cs="Arial"/>
          <w:sz w:val="20"/>
          <w:lang w:bidi="he-IL"/>
        </w:rPr>
        <w:lastRenderedPageBreak/>
        <w:t xml:space="preserve">include: (a) completion of an assessment of security controls, prior security audit results, policies and procedures governing privacy and security controls; (b) on-site inspection of facilities and review of policies and procedures governing privacy and security controls; and (c) technical testing, which may include attack and penetration testing.  Upon written request from Pfizer at any time during the term of the applicable Agreements or this DPA, Supplier will complete a new assessment or certify the absence of changes from a previous assessment.  </w:t>
      </w:r>
    </w:p>
    <w:p w14:paraId="0D1E32CD" w14:textId="77777777" w:rsidR="00D259F5" w:rsidRPr="007A4C04" w:rsidRDefault="00D259F5" w:rsidP="00D259F5">
      <w:pPr>
        <w:pStyle w:val="ListParagraph"/>
        <w:rPr>
          <w:rFonts w:ascii="Arial" w:hAnsi="Arial" w:cs="Arial"/>
          <w:b/>
          <w:sz w:val="20"/>
          <w:lang w:bidi="he-IL"/>
        </w:rPr>
      </w:pPr>
    </w:p>
    <w:p w14:paraId="5A8F901A"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Audit</w:t>
      </w:r>
      <w:r w:rsidRPr="007A4C04">
        <w:rPr>
          <w:rFonts w:ascii="Arial" w:hAnsi="Arial" w:cs="Arial"/>
          <w:sz w:val="20"/>
          <w:lang w:bidi="he-IL"/>
        </w:rPr>
        <w:t xml:space="preserve">.  </w:t>
      </w:r>
      <w:proofErr w:type="gramStart"/>
      <w:r w:rsidRPr="007A4C04">
        <w:rPr>
          <w:rFonts w:ascii="Arial" w:hAnsi="Arial" w:cs="Arial"/>
          <w:sz w:val="20"/>
          <w:lang w:bidi="he-IL"/>
        </w:rPr>
        <w:t>Supplier agrees</w:t>
      </w:r>
      <w:proofErr w:type="gramEnd"/>
      <w:r w:rsidRPr="007A4C04">
        <w:rPr>
          <w:rFonts w:ascii="Arial" w:hAnsi="Arial" w:cs="Arial"/>
          <w:sz w:val="20"/>
          <w:lang w:bidi="he-IL"/>
        </w:rPr>
        <w:t xml:space="preserve"> to cooperate with any reasonable and appropriate audits, inspections, assessments or other steps to be performed by Pfizer or Pfizer’s designated assessor that Pfizer deems reasonably necessary to confirm that Supplier Processes Personal Data consistent with Pfizer’s and Supplier’s obligations under applicable </w:t>
      </w:r>
      <w:r w:rsidRPr="007A4C04">
        <w:rPr>
          <w:rFonts w:ascii="Arial" w:eastAsia="SimSun" w:hAnsi="Arial" w:cs="Arial"/>
          <w:sz w:val="20"/>
          <w:lang w:bidi="he-IL"/>
        </w:rPr>
        <w:t xml:space="preserve">Agreements, </w:t>
      </w:r>
      <w:r w:rsidRPr="007A4C04">
        <w:rPr>
          <w:rFonts w:ascii="Arial" w:hAnsi="Arial" w:cs="Arial"/>
          <w:sz w:val="20"/>
          <w:lang w:bidi="he-IL"/>
        </w:rPr>
        <w:t xml:space="preserve">this DPA, applicable Data Protection Laws or other documented instructions of Pfizer.  Supplier will provide to Pfizer, its authorized representatives, and such independent inspection body as Pfizer may appoint, on reasonable notice: (a) access to Supplier’s information, Processing premises, and records; (b) reasonable assistance and cooperation of Supplier’s relevant staff; and (c) reasonable facilities at Supplier’s premises for the purpose of auditing Supplier’s compliance with its obligations under this DPA. </w:t>
      </w:r>
    </w:p>
    <w:p w14:paraId="50982709" w14:textId="77777777" w:rsidR="00D259F5" w:rsidRPr="007A4C04" w:rsidRDefault="00D259F5" w:rsidP="00D259F5">
      <w:pPr>
        <w:pStyle w:val="ListParagraph"/>
        <w:rPr>
          <w:rFonts w:ascii="Arial" w:hAnsi="Arial" w:cs="Arial"/>
          <w:b/>
          <w:sz w:val="20"/>
          <w:lang w:bidi="he-IL"/>
        </w:rPr>
      </w:pPr>
    </w:p>
    <w:p w14:paraId="781E6C31"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Security Issue Remediation</w:t>
      </w:r>
      <w:r w:rsidRPr="007A4C04">
        <w:rPr>
          <w:rFonts w:ascii="Arial" w:hAnsi="Arial" w:cs="Arial"/>
          <w:sz w:val="20"/>
          <w:lang w:bidi="he-IL"/>
        </w:rPr>
        <w:t>.  To the extent that a Security Issue is identified during a Supplier assessment or audit conducted pursuant to Sections 2.11 and 2.12, Supplier shall remediate such deficiencies and shall bear all costs for such remediation and any associated re-testing, assessment or audit performed to verify the remediation of the Security Issue.</w:t>
      </w:r>
    </w:p>
    <w:p w14:paraId="42299188" w14:textId="77777777" w:rsidR="00D259F5" w:rsidRPr="007A4C04" w:rsidRDefault="00D259F5" w:rsidP="00D259F5">
      <w:pPr>
        <w:pStyle w:val="ListParagraph"/>
        <w:rPr>
          <w:rFonts w:ascii="Arial" w:hAnsi="Arial" w:cs="Arial"/>
          <w:b/>
          <w:sz w:val="20"/>
          <w:lang w:bidi="he-IL"/>
        </w:rPr>
      </w:pPr>
    </w:p>
    <w:p w14:paraId="4FC0E074"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Privacy Breach Notice</w:t>
      </w:r>
      <w:r w:rsidRPr="007A4C04">
        <w:rPr>
          <w:rFonts w:ascii="Arial" w:hAnsi="Arial" w:cs="Arial"/>
          <w:sz w:val="20"/>
          <w:lang w:bidi="he-IL"/>
        </w:rPr>
        <w:t xml:space="preserve">.  Supplier will notify Pfizer in writing without undue delay (and in any event within twenty-four (24) hours) whenever Supplier reasonably suspects that there has been any Privacy Breach. </w:t>
      </w:r>
    </w:p>
    <w:p w14:paraId="356F9802" w14:textId="77777777" w:rsidR="00D259F5" w:rsidRPr="007A4C04" w:rsidRDefault="00D259F5" w:rsidP="00D259F5">
      <w:pPr>
        <w:pStyle w:val="ListParagraph"/>
        <w:rPr>
          <w:rFonts w:ascii="Arial" w:hAnsi="Arial" w:cs="Arial"/>
          <w:b/>
          <w:sz w:val="20"/>
          <w:lang w:bidi="he-IL"/>
        </w:rPr>
      </w:pPr>
    </w:p>
    <w:p w14:paraId="152764B6"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Privacy Breach Response</w:t>
      </w:r>
      <w:r w:rsidRPr="007A4C04">
        <w:rPr>
          <w:rFonts w:ascii="Arial" w:hAnsi="Arial" w:cs="Arial"/>
          <w:sz w:val="20"/>
          <w:lang w:bidi="he-IL"/>
        </w:rPr>
        <w:t>.</w:t>
      </w:r>
      <w:r w:rsidRPr="007A4C04">
        <w:rPr>
          <w:rFonts w:ascii="Arial" w:hAnsi="Arial" w:cs="Arial"/>
          <w:b/>
          <w:sz w:val="20"/>
          <w:lang w:bidi="he-IL"/>
        </w:rPr>
        <w:t xml:space="preserve"> </w:t>
      </w:r>
      <w:r w:rsidRPr="007A4C04">
        <w:rPr>
          <w:rFonts w:ascii="Arial" w:hAnsi="Arial" w:cs="Arial"/>
          <w:sz w:val="20"/>
          <w:lang w:bidi="he-IL"/>
        </w:rPr>
        <w:t xml:space="preserve">Supplier will, at its own expense, take all necessary steps to (a) investigate the Privacy Breach; (b) eliminate or contain the exposure of the Personal Data; (c) keep Pfizer informed of the status of the Privacy Breach and all related matters; (d) provide breach response services including, but not limited to, address verification and mailing services; (e) provide 24 months credit monitoring and/or identity repair services; and (f) </w:t>
      </w:r>
      <w:r w:rsidRPr="007A4C04">
        <w:rPr>
          <w:rFonts w:ascii="Arial" w:hAnsi="Arial" w:cs="Arial"/>
          <w:sz w:val="20"/>
        </w:rPr>
        <w:t>provide any other reasonable assistance and cooperation requested by Pfizer</w:t>
      </w:r>
      <w:r w:rsidRPr="007A4C04">
        <w:rPr>
          <w:rFonts w:ascii="Arial" w:hAnsi="Arial" w:cs="Arial"/>
          <w:sz w:val="20"/>
          <w:lang w:bidi="he-IL"/>
        </w:rPr>
        <w:t xml:space="preserve"> to remediate the Privacy Breach and notify affected parties</w:t>
      </w:r>
      <w:r w:rsidRPr="007A4C04">
        <w:rPr>
          <w:rFonts w:ascii="Arial" w:hAnsi="Arial" w:cs="Arial"/>
          <w:sz w:val="20"/>
        </w:rPr>
        <w:t xml:space="preserve">.  As soon as possible, and within no more than ten (10) days of identifying or being informed of a Privacy Breach, Supplier will develop and execute a plan, subject to Pfizer’s approval, that reduces the </w:t>
      </w:r>
      <w:proofErr w:type="gramStart"/>
      <w:r w:rsidRPr="007A4C04">
        <w:rPr>
          <w:rFonts w:ascii="Arial" w:hAnsi="Arial" w:cs="Arial"/>
          <w:sz w:val="20"/>
        </w:rPr>
        <w:t>likelihood of a recurrence</w:t>
      </w:r>
      <w:proofErr w:type="gramEnd"/>
      <w:r w:rsidRPr="007A4C04">
        <w:rPr>
          <w:rFonts w:ascii="Arial" w:hAnsi="Arial" w:cs="Arial"/>
          <w:sz w:val="20"/>
        </w:rPr>
        <w:t xml:space="preserve"> of a similar Privacy Breach in the future</w:t>
      </w:r>
      <w:r w:rsidRPr="007A4C04">
        <w:rPr>
          <w:rFonts w:ascii="Arial" w:hAnsi="Arial" w:cs="Arial"/>
          <w:sz w:val="20"/>
          <w:lang w:bidi="he-IL"/>
        </w:rPr>
        <w:t xml:space="preserve">.  Unless required by law applicable to Supplier, Supplier will not notify any Data Subject or any third party of any potential Privacy Breach without first obtaining written permission of Pfizer.  Supplier’s failure to comply with any of the obligations set forth in this Section 2.16 shall be considered a material breach of the applicable Agreements and this DPA.  </w:t>
      </w:r>
    </w:p>
    <w:p w14:paraId="234F67BF" w14:textId="77777777" w:rsidR="00D259F5" w:rsidRDefault="00D259F5" w:rsidP="00D259F5">
      <w:pPr>
        <w:pStyle w:val="ListParagraph"/>
        <w:keepNext/>
        <w:tabs>
          <w:tab w:val="num" w:pos="1080"/>
        </w:tabs>
        <w:spacing w:after="240"/>
        <w:ind w:left="426"/>
        <w:jc w:val="both"/>
        <w:outlineLvl w:val="0"/>
        <w:rPr>
          <w:rFonts w:ascii="Arial" w:hAnsi="Arial" w:cs="Arial"/>
          <w:b/>
          <w:sz w:val="20"/>
          <w:lang w:bidi="he-IL"/>
        </w:rPr>
      </w:pPr>
    </w:p>
    <w:p w14:paraId="384BC4C2"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Return or Disposal</w:t>
      </w:r>
      <w:r w:rsidRPr="007A4C04">
        <w:rPr>
          <w:rFonts w:ascii="Arial" w:hAnsi="Arial" w:cs="Arial"/>
          <w:sz w:val="20"/>
          <w:lang w:bidi="he-IL"/>
        </w:rPr>
        <w:t xml:space="preserve">.  Upon termination or expiration of this DPA, or upon Pfizer’s request, Supplier will, and ensure that all </w:t>
      </w:r>
      <w:proofErr w:type="spellStart"/>
      <w:r w:rsidRPr="007A4C04">
        <w:rPr>
          <w:rFonts w:ascii="Arial" w:hAnsi="Arial" w:cs="Arial"/>
          <w:sz w:val="20"/>
          <w:lang w:bidi="he-IL"/>
        </w:rPr>
        <w:t>Subprocessors</w:t>
      </w:r>
      <w:proofErr w:type="spellEnd"/>
      <w:r w:rsidRPr="007A4C04">
        <w:rPr>
          <w:rFonts w:ascii="Arial" w:hAnsi="Arial" w:cs="Arial"/>
          <w:sz w:val="20"/>
          <w:lang w:bidi="he-IL"/>
        </w:rPr>
        <w:t xml:space="preserve"> will, immediately cease Processing Personal Data and will return or securely destroy it as directed by Pfizer, any or all Personal Data in Supplier’s or </w:t>
      </w:r>
      <w:proofErr w:type="spellStart"/>
      <w:r w:rsidRPr="007A4C04">
        <w:rPr>
          <w:rFonts w:ascii="Arial" w:hAnsi="Arial" w:cs="Arial"/>
          <w:sz w:val="20"/>
          <w:lang w:bidi="he-IL"/>
        </w:rPr>
        <w:t>Subprocessor’s</w:t>
      </w:r>
      <w:proofErr w:type="spellEnd"/>
      <w:r w:rsidRPr="007A4C04">
        <w:rPr>
          <w:rFonts w:ascii="Arial" w:hAnsi="Arial" w:cs="Arial"/>
          <w:sz w:val="20"/>
          <w:lang w:bidi="he-IL"/>
        </w:rPr>
        <w:t xml:space="preserve"> (as applicable) possession, power or control, except as otherwise required by law applicable to Supplier or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If Supplier or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has a legal obligation to retain Personal Data beyond the period otherwise specified by this Section, Supplier will notify Pfizer in writing of that obligation and will return or securely destroy the Personal Data in accordance with this Section as soon as possible after that legally required retention period has ended.  Upon request, Supplier or </w:t>
      </w:r>
      <w:proofErr w:type="spellStart"/>
      <w:r w:rsidRPr="007A4C04">
        <w:rPr>
          <w:rFonts w:ascii="Arial" w:hAnsi="Arial" w:cs="Arial"/>
          <w:sz w:val="20"/>
          <w:lang w:bidi="he-IL"/>
        </w:rPr>
        <w:t>Subprocessor</w:t>
      </w:r>
      <w:proofErr w:type="spellEnd"/>
      <w:r w:rsidRPr="007A4C04">
        <w:rPr>
          <w:rFonts w:ascii="Arial" w:hAnsi="Arial" w:cs="Arial"/>
          <w:sz w:val="20"/>
          <w:lang w:bidi="he-IL"/>
        </w:rPr>
        <w:t xml:space="preserve"> will provide a written certification that Personal Data has been securely destroyed in accordance with this Section.</w:t>
      </w:r>
    </w:p>
    <w:p w14:paraId="4DC80D0F" w14:textId="77777777" w:rsidR="00D259F5" w:rsidRPr="007A4C04" w:rsidRDefault="00D259F5" w:rsidP="00D259F5">
      <w:pPr>
        <w:pStyle w:val="ListParagraph"/>
        <w:rPr>
          <w:rFonts w:ascii="Arial" w:hAnsi="Arial" w:cs="Arial"/>
          <w:b/>
          <w:sz w:val="20"/>
          <w:lang w:bidi="he-IL"/>
        </w:rPr>
      </w:pPr>
    </w:p>
    <w:p w14:paraId="0EA9D656"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lang w:bidi="he-IL"/>
        </w:rPr>
        <w:t>General Cooperation and Accountability</w:t>
      </w:r>
      <w:r w:rsidRPr="007A4C04">
        <w:rPr>
          <w:rFonts w:ascii="Arial" w:hAnsi="Arial" w:cs="Arial"/>
          <w:sz w:val="20"/>
          <w:lang w:bidi="he-IL"/>
        </w:rPr>
        <w:t>.  Supplier will</w:t>
      </w:r>
      <w:r w:rsidRPr="007A4C04" w:rsidDel="007A300D">
        <w:rPr>
          <w:rFonts w:ascii="Arial" w:hAnsi="Arial" w:cs="Arial"/>
          <w:sz w:val="20"/>
          <w:lang w:bidi="he-IL"/>
        </w:rPr>
        <w:t xml:space="preserve"> </w:t>
      </w:r>
      <w:r w:rsidRPr="007A4C04">
        <w:rPr>
          <w:rFonts w:ascii="Arial" w:hAnsi="Arial" w:cs="Arial"/>
          <w:sz w:val="20"/>
          <w:lang w:bidi="he-IL"/>
        </w:rPr>
        <w:t xml:space="preserve">provide relevant information, supporting documentation, and assistance requested by Pfizer to demonstrate Supplier’s compliance with its obligations under this DPA and applicable Data Protection Laws and assist Pfizer in meeting its obligations under applicable Data Protection Laws, including (a) maintaining all necessary documentation and making available to Pfizer all information necessary to demonstrate compliance, and (b) ensuring the security of the Personal Data. </w:t>
      </w:r>
    </w:p>
    <w:p w14:paraId="24906B93" w14:textId="77777777" w:rsidR="00D259F5" w:rsidRPr="007A4C04" w:rsidRDefault="00D259F5" w:rsidP="00D259F5">
      <w:pPr>
        <w:pStyle w:val="ListParagraph"/>
        <w:rPr>
          <w:rFonts w:ascii="Arial" w:hAnsi="Arial" w:cs="Arial"/>
          <w:b/>
          <w:sz w:val="20"/>
        </w:rPr>
      </w:pPr>
    </w:p>
    <w:p w14:paraId="537BA112" w14:textId="77777777" w:rsidR="00D259F5" w:rsidRPr="007A4C04" w:rsidRDefault="00D259F5" w:rsidP="00D259F5">
      <w:pPr>
        <w:pStyle w:val="ListParagraph"/>
        <w:keepNext/>
        <w:numPr>
          <w:ilvl w:val="1"/>
          <w:numId w:val="14"/>
        </w:numPr>
        <w:spacing w:after="240"/>
        <w:ind w:left="0" w:firstLine="426"/>
        <w:jc w:val="both"/>
        <w:outlineLvl w:val="0"/>
        <w:rPr>
          <w:rFonts w:ascii="Arial" w:hAnsi="Arial" w:cs="Arial"/>
          <w:b/>
          <w:sz w:val="20"/>
          <w:lang w:bidi="he-IL"/>
        </w:rPr>
      </w:pPr>
      <w:r w:rsidRPr="007A4C04">
        <w:rPr>
          <w:rFonts w:ascii="Arial" w:hAnsi="Arial" w:cs="Arial"/>
          <w:b/>
          <w:sz w:val="20"/>
        </w:rPr>
        <w:t>A</w:t>
      </w:r>
      <w:r w:rsidRPr="007A4C04">
        <w:rPr>
          <w:rFonts w:ascii="Arial" w:hAnsi="Arial" w:cs="Arial"/>
          <w:b/>
          <w:sz w:val="20"/>
          <w:lang w:bidi="he-IL"/>
        </w:rPr>
        <w:t>dverse Changes</w:t>
      </w:r>
      <w:r w:rsidRPr="007A4C04">
        <w:rPr>
          <w:rFonts w:ascii="Arial" w:hAnsi="Arial" w:cs="Arial"/>
          <w:sz w:val="20"/>
          <w:lang w:bidi="he-IL"/>
        </w:rPr>
        <w:t>.  Supplier will notify Pfizer promptly if Supplier:</w:t>
      </w:r>
      <w:r w:rsidRPr="007A4C04" w:rsidDel="00885CA2">
        <w:rPr>
          <w:rFonts w:ascii="Arial" w:hAnsi="Arial" w:cs="Arial"/>
          <w:sz w:val="20"/>
          <w:lang w:bidi="he-IL"/>
        </w:rPr>
        <w:t xml:space="preserve"> </w:t>
      </w:r>
      <w:r w:rsidRPr="007A4C04">
        <w:rPr>
          <w:rFonts w:ascii="Arial" w:hAnsi="Arial" w:cs="Arial"/>
          <w:sz w:val="20"/>
          <w:lang w:bidi="he-IL"/>
        </w:rPr>
        <w:t xml:space="preserve">(a) has reason to believe that it is no longer able to comply with any of its obligations under this DPA, applicable Agreements, or applicable Data Protection Laws; or (b) becomes aware of any circumstances or change in applicable law </w:t>
      </w:r>
      <w:r w:rsidRPr="007A4C04">
        <w:rPr>
          <w:rFonts w:ascii="Arial" w:hAnsi="Arial" w:cs="Arial"/>
          <w:sz w:val="20"/>
          <w:lang w:bidi="he-IL"/>
        </w:rPr>
        <w:lastRenderedPageBreak/>
        <w:t>that is likely to prevent it from fulfilling its obligations under applicable Agreements or this DPA.  Pfizer may, upon providing notice to Supplier, take reasonable and appropriate steps to stop and remediate unauthorized Processing of Personal Data, including where Supplier has notified Pfizer of its inability to comply according to this Section. In the event Supplier provides such notice, Pfizer will have the right to temporarily suspend the relevant Processing under the Agreement until such time that the Processing is adjusted in such a manner that the noncompliance is remedied.  To the extent such adjustment is not possible, Pfizer will have the right to terminate this Privacy Exhibit and the Agreement, without liability to Pfizer</w:t>
      </w:r>
    </w:p>
    <w:p w14:paraId="48DF11FF" w14:textId="77777777" w:rsidR="00D259F5" w:rsidRPr="007A4C04" w:rsidRDefault="00D259F5" w:rsidP="00D259F5">
      <w:pPr>
        <w:pStyle w:val="ListParagraph"/>
        <w:rPr>
          <w:rFonts w:ascii="Arial" w:hAnsi="Arial" w:cs="Arial"/>
          <w:b/>
          <w:sz w:val="20"/>
          <w:lang w:bidi="he-IL"/>
        </w:rPr>
      </w:pPr>
    </w:p>
    <w:p w14:paraId="30C2310A" w14:textId="77777777" w:rsidR="00D259F5" w:rsidRPr="00F868A3" w:rsidRDefault="00D259F5" w:rsidP="00D259F5">
      <w:pPr>
        <w:pStyle w:val="ListParagraph"/>
        <w:numPr>
          <w:ilvl w:val="0"/>
          <w:numId w:val="14"/>
        </w:numPr>
        <w:spacing w:after="240"/>
        <w:ind w:left="0" w:firstLine="0"/>
        <w:jc w:val="both"/>
        <w:outlineLvl w:val="0"/>
        <w:rPr>
          <w:rFonts w:ascii="Arial" w:hAnsi="Arial" w:cs="Arial"/>
          <w:b/>
          <w:sz w:val="20"/>
          <w:lang w:bidi="he-IL"/>
        </w:rPr>
      </w:pPr>
      <w:r w:rsidRPr="007A4C04">
        <w:rPr>
          <w:rFonts w:ascii="Arial" w:hAnsi="Arial" w:cs="Arial"/>
          <w:b/>
          <w:sz w:val="20"/>
          <w:lang w:bidi="he-IL"/>
        </w:rPr>
        <w:t>INDEMNIFICATION</w:t>
      </w:r>
      <w:r w:rsidRPr="007A4C04">
        <w:rPr>
          <w:rFonts w:ascii="Arial" w:hAnsi="Arial" w:cs="Arial"/>
          <w:sz w:val="20"/>
          <w:lang w:bidi="he-IL"/>
        </w:rPr>
        <w:t>.</w:t>
      </w:r>
      <w:r w:rsidRPr="007A4C04">
        <w:rPr>
          <w:rFonts w:ascii="Arial" w:hAnsi="Arial" w:cs="Arial"/>
          <w:b/>
          <w:sz w:val="20"/>
          <w:lang w:bidi="he-IL"/>
        </w:rPr>
        <w:t xml:space="preserve">  </w:t>
      </w:r>
      <w:r w:rsidRPr="007A4C04">
        <w:rPr>
          <w:rFonts w:ascii="Arial" w:hAnsi="Arial" w:cs="Arial"/>
          <w:sz w:val="20"/>
          <w:lang w:bidi="he-IL"/>
        </w:rPr>
        <w:t>Supplier agrees to indemnify, keep indemnified, hold harmless and, upon Pfizer’s request, defend Pfizer and its directors, officers, employees, shareholders, and agents from and against any and all damages, liabilities, expenses, claims, fines, and losses of any type, including without limit reasonable attorneys’ fees, in connection with, arising out of or relating to, in whole or in part, Supplier’s negligent or intentional failure (or the failure of any Supplier personnel) to comply with the obligations under this DPA.  Supplier’s indemnification obligations under this Section will be in addition to any indemnification or similar obligations Supplier may have under applicable Agreements.  The rights and remedies of Pfizer pursuant to this DPA will not be subject to any limitation of actions, arbitration provisions, or any other similar limiting provisions stated in applicable Agreements.  Without limiting the foregoing: (a) there will be no limitations on Supplier’s liability arising under this DPA or otherwise relating to privacy, security, integrity, or confidentiality of Personal Data; (b) Pfizer will not be precluded from immediately pursuing any rights or remedies it may have under or relating to this DPA; and (c) Supplier will be liable for all indemnification obligations in this Section regardless of whether such amounts are characterized by any party, regulatory, or governmental body or other third party as direct, indirect, consequential, special, punitive, or other damages or as contractually agreed preventive measures designed to limit future damages.</w:t>
      </w:r>
    </w:p>
    <w:p w14:paraId="24E01876" w14:textId="77777777" w:rsidR="00D259F5" w:rsidRPr="007A4C04" w:rsidRDefault="00D259F5" w:rsidP="00D259F5">
      <w:pPr>
        <w:pStyle w:val="ListParagraph"/>
        <w:tabs>
          <w:tab w:val="num" w:pos="720"/>
        </w:tabs>
        <w:spacing w:after="240"/>
        <w:ind w:left="0"/>
        <w:jc w:val="both"/>
        <w:outlineLvl w:val="0"/>
        <w:rPr>
          <w:rFonts w:ascii="Arial" w:hAnsi="Arial" w:cs="Arial"/>
          <w:b/>
          <w:sz w:val="20"/>
          <w:lang w:bidi="he-IL"/>
        </w:rPr>
      </w:pPr>
    </w:p>
    <w:p w14:paraId="441739D0" w14:textId="77777777" w:rsidR="00D259F5" w:rsidRPr="00F868A3" w:rsidRDefault="00D259F5" w:rsidP="00D259F5">
      <w:pPr>
        <w:pStyle w:val="ListParagraph"/>
        <w:numPr>
          <w:ilvl w:val="0"/>
          <w:numId w:val="14"/>
        </w:numPr>
        <w:spacing w:after="240"/>
        <w:ind w:left="0" w:firstLine="0"/>
        <w:jc w:val="both"/>
        <w:outlineLvl w:val="0"/>
        <w:rPr>
          <w:rFonts w:ascii="Arial" w:hAnsi="Arial" w:cs="Arial"/>
          <w:b/>
          <w:sz w:val="20"/>
          <w:lang w:bidi="he-IL"/>
        </w:rPr>
      </w:pPr>
      <w:r w:rsidRPr="007A4C04">
        <w:rPr>
          <w:rFonts w:ascii="Arial" w:hAnsi="Arial" w:cs="Arial"/>
          <w:b/>
          <w:sz w:val="20"/>
          <w:lang w:bidi="he-IL"/>
        </w:rPr>
        <w:t>AMENDMENTS</w:t>
      </w:r>
      <w:r w:rsidRPr="007A4C04">
        <w:rPr>
          <w:rFonts w:ascii="Arial" w:hAnsi="Arial" w:cs="Arial"/>
          <w:sz w:val="20"/>
          <w:lang w:bidi="he-IL"/>
        </w:rPr>
        <w:t>.</w:t>
      </w:r>
      <w:r w:rsidRPr="007A4C04">
        <w:rPr>
          <w:rFonts w:ascii="Arial" w:hAnsi="Arial" w:cs="Arial"/>
          <w:b/>
          <w:sz w:val="20"/>
          <w:lang w:bidi="he-IL"/>
        </w:rPr>
        <w:t xml:space="preserve">  </w:t>
      </w:r>
      <w:r w:rsidRPr="007A4C04">
        <w:rPr>
          <w:rFonts w:ascii="Arial" w:hAnsi="Arial" w:cs="Arial"/>
          <w:sz w:val="20"/>
          <w:lang w:bidi="he-IL"/>
        </w:rPr>
        <w:t>The Parties agree that this DPA may be amended only by written agreement between the Parties.</w:t>
      </w:r>
    </w:p>
    <w:p w14:paraId="4A11BD53" w14:textId="77777777" w:rsidR="00D259F5" w:rsidRPr="00F868A3" w:rsidRDefault="00D259F5" w:rsidP="00D259F5">
      <w:pPr>
        <w:pStyle w:val="ListParagraph"/>
        <w:rPr>
          <w:rFonts w:ascii="Arial" w:hAnsi="Arial" w:cs="Arial"/>
          <w:b/>
          <w:sz w:val="20"/>
          <w:lang w:bidi="he-IL"/>
        </w:rPr>
      </w:pPr>
    </w:p>
    <w:p w14:paraId="2598EE0C" w14:textId="77777777" w:rsidR="00D259F5" w:rsidRDefault="00D259F5" w:rsidP="00D259F5">
      <w:pPr>
        <w:pStyle w:val="ListParagraph"/>
        <w:numPr>
          <w:ilvl w:val="0"/>
          <w:numId w:val="14"/>
        </w:numPr>
        <w:spacing w:after="240"/>
        <w:ind w:left="0" w:firstLine="0"/>
        <w:jc w:val="both"/>
        <w:outlineLvl w:val="0"/>
        <w:rPr>
          <w:rFonts w:ascii="Arial" w:hAnsi="Arial" w:cs="Arial"/>
          <w:b/>
          <w:sz w:val="20"/>
          <w:lang w:bidi="he-IL"/>
        </w:rPr>
      </w:pPr>
      <w:r w:rsidRPr="00F868A3">
        <w:rPr>
          <w:rFonts w:ascii="Arial" w:hAnsi="Arial" w:cs="Arial"/>
          <w:b/>
          <w:sz w:val="20"/>
          <w:lang w:bidi="he-IL"/>
        </w:rPr>
        <w:t>WARRANTIES</w:t>
      </w:r>
    </w:p>
    <w:p w14:paraId="76F1147A" w14:textId="77777777" w:rsidR="00D259F5" w:rsidRDefault="00D259F5" w:rsidP="00D259F5">
      <w:pPr>
        <w:pStyle w:val="ListParagraph"/>
        <w:tabs>
          <w:tab w:val="num" w:pos="720"/>
        </w:tabs>
        <w:spacing w:after="240"/>
        <w:ind w:left="0"/>
        <w:jc w:val="both"/>
        <w:outlineLvl w:val="0"/>
        <w:rPr>
          <w:rFonts w:ascii="Arial" w:hAnsi="Arial" w:cs="Arial"/>
          <w:b/>
          <w:sz w:val="20"/>
          <w:lang w:bidi="he-IL"/>
        </w:rPr>
      </w:pPr>
    </w:p>
    <w:p w14:paraId="19AB8F86" w14:textId="77777777" w:rsidR="00D259F5" w:rsidRPr="00F868A3" w:rsidRDefault="00D259F5" w:rsidP="00D259F5">
      <w:pPr>
        <w:pStyle w:val="ListParagraph"/>
        <w:numPr>
          <w:ilvl w:val="1"/>
          <w:numId w:val="9"/>
        </w:numPr>
        <w:tabs>
          <w:tab w:val="clear" w:pos="576"/>
          <w:tab w:val="num" w:pos="1080"/>
        </w:tabs>
        <w:spacing w:after="240"/>
        <w:ind w:left="426" w:firstLine="0"/>
        <w:jc w:val="both"/>
        <w:outlineLvl w:val="0"/>
        <w:rPr>
          <w:rFonts w:ascii="Arial" w:hAnsi="Arial" w:cs="Arial"/>
          <w:b/>
          <w:sz w:val="20"/>
          <w:lang w:bidi="he-IL"/>
        </w:rPr>
      </w:pPr>
      <w:r w:rsidRPr="00F868A3">
        <w:rPr>
          <w:rFonts w:ascii="Arial" w:hAnsi="Arial" w:cs="Arial"/>
          <w:b/>
          <w:sz w:val="20"/>
          <w:lang w:bidi="he-IL"/>
        </w:rPr>
        <w:t>Compliance with Laws</w:t>
      </w:r>
      <w:r w:rsidRPr="00F868A3">
        <w:rPr>
          <w:rFonts w:ascii="Arial" w:hAnsi="Arial" w:cs="Arial"/>
          <w:sz w:val="20"/>
          <w:lang w:bidi="he-IL"/>
        </w:rPr>
        <w:t xml:space="preserve">.  Without limitation to the other provisions of this DPA, Supplier represents and warrants that it will, </w:t>
      </w:r>
      <w:proofErr w:type="gramStart"/>
      <w:r w:rsidRPr="00F868A3">
        <w:rPr>
          <w:rFonts w:ascii="Arial" w:hAnsi="Arial" w:cs="Arial"/>
          <w:sz w:val="20"/>
          <w:lang w:bidi="he-IL"/>
        </w:rPr>
        <w:t>at all times</w:t>
      </w:r>
      <w:proofErr w:type="gramEnd"/>
      <w:r w:rsidRPr="00F868A3">
        <w:rPr>
          <w:rFonts w:ascii="Arial" w:hAnsi="Arial" w:cs="Arial"/>
          <w:sz w:val="20"/>
          <w:lang w:bidi="he-IL"/>
        </w:rPr>
        <w:t xml:space="preserve">, comply with all laws applicable to Supplier in relation to its or its </w:t>
      </w:r>
      <w:proofErr w:type="spellStart"/>
      <w:r w:rsidRPr="00F868A3">
        <w:rPr>
          <w:rFonts w:ascii="Arial" w:hAnsi="Arial" w:cs="Arial"/>
          <w:sz w:val="20"/>
          <w:lang w:bidi="he-IL"/>
        </w:rPr>
        <w:t>Subprocessor’s</w:t>
      </w:r>
      <w:proofErr w:type="spellEnd"/>
      <w:r w:rsidRPr="00F868A3">
        <w:rPr>
          <w:rFonts w:ascii="Arial" w:hAnsi="Arial" w:cs="Arial"/>
          <w:sz w:val="20"/>
          <w:lang w:bidi="he-IL"/>
        </w:rPr>
        <w:t xml:space="preserve"> Processing of Personal Data, including applicable Data Protection Laws.</w:t>
      </w:r>
    </w:p>
    <w:p w14:paraId="65ADBD40" w14:textId="77777777" w:rsidR="00D259F5" w:rsidRPr="00F868A3" w:rsidRDefault="00D259F5" w:rsidP="00D259F5">
      <w:pPr>
        <w:pStyle w:val="ListParagraph"/>
        <w:tabs>
          <w:tab w:val="num" w:pos="1080"/>
        </w:tabs>
        <w:spacing w:after="240"/>
        <w:ind w:left="0"/>
        <w:jc w:val="both"/>
        <w:outlineLvl w:val="0"/>
        <w:rPr>
          <w:rFonts w:ascii="Arial" w:hAnsi="Arial" w:cs="Arial"/>
          <w:b/>
          <w:sz w:val="20"/>
          <w:lang w:bidi="he-IL"/>
        </w:rPr>
      </w:pPr>
    </w:p>
    <w:p w14:paraId="55423B95" w14:textId="77777777" w:rsidR="00D259F5" w:rsidRPr="00F868A3" w:rsidRDefault="00D259F5" w:rsidP="00D259F5">
      <w:pPr>
        <w:pStyle w:val="ListParagraph"/>
        <w:numPr>
          <w:ilvl w:val="1"/>
          <w:numId w:val="9"/>
        </w:numPr>
        <w:tabs>
          <w:tab w:val="clear" w:pos="576"/>
          <w:tab w:val="num" w:pos="1080"/>
        </w:tabs>
        <w:spacing w:after="240"/>
        <w:ind w:left="0" w:firstLine="426"/>
        <w:jc w:val="both"/>
        <w:outlineLvl w:val="0"/>
        <w:rPr>
          <w:rFonts w:ascii="Arial" w:hAnsi="Arial" w:cs="Arial"/>
          <w:b/>
          <w:sz w:val="20"/>
          <w:lang w:bidi="he-IL"/>
        </w:rPr>
      </w:pPr>
      <w:r w:rsidRPr="00F868A3">
        <w:rPr>
          <w:rFonts w:ascii="Arial" w:hAnsi="Arial" w:cs="Arial"/>
          <w:b/>
          <w:bCs/>
          <w:sz w:val="20"/>
          <w:bdr w:val="none" w:sz="0" w:space="0" w:color="auto" w:frame="1"/>
          <w:lang w:val="en" w:bidi="he-IL"/>
        </w:rPr>
        <w:t xml:space="preserve">Certification.  </w:t>
      </w:r>
      <w:r w:rsidRPr="00F868A3">
        <w:rPr>
          <w:rFonts w:ascii="Arial" w:hAnsi="Arial" w:cs="Arial"/>
          <w:sz w:val="20"/>
          <w:bdr w:val="none" w:sz="0" w:space="0" w:color="auto" w:frame="1"/>
          <w:lang w:val="en" w:bidi="he-IL"/>
        </w:rPr>
        <w:t>Supplier hereby certifies that Supplier understands and complies with the requirements of this DPA and covenants that Supplier will continue to comply with them during the period of the obligations of this DPA as specified in Section 6.1.</w:t>
      </w:r>
    </w:p>
    <w:p w14:paraId="68F49C37" w14:textId="77777777" w:rsidR="00D259F5" w:rsidRPr="00F868A3" w:rsidRDefault="00D259F5" w:rsidP="00D259F5">
      <w:pPr>
        <w:pStyle w:val="ListParagraph"/>
        <w:rPr>
          <w:rFonts w:ascii="Arial" w:hAnsi="Arial" w:cs="Arial"/>
          <w:b/>
          <w:bCs/>
          <w:color w:val="333333"/>
          <w:sz w:val="20"/>
          <w:bdr w:val="none" w:sz="0" w:space="0" w:color="auto" w:frame="1"/>
          <w:lang w:val="en"/>
        </w:rPr>
      </w:pPr>
    </w:p>
    <w:p w14:paraId="0B19E910" w14:textId="77777777" w:rsidR="00D259F5" w:rsidRPr="00F868A3" w:rsidRDefault="00D259F5" w:rsidP="00D259F5">
      <w:pPr>
        <w:pStyle w:val="ListParagraph"/>
        <w:numPr>
          <w:ilvl w:val="1"/>
          <w:numId w:val="9"/>
        </w:numPr>
        <w:tabs>
          <w:tab w:val="clear" w:pos="576"/>
          <w:tab w:val="num" w:pos="1080"/>
        </w:tabs>
        <w:spacing w:after="240"/>
        <w:ind w:left="0" w:firstLine="426"/>
        <w:jc w:val="both"/>
        <w:outlineLvl w:val="0"/>
        <w:rPr>
          <w:rFonts w:ascii="Arial" w:hAnsi="Arial" w:cs="Arial"/>
          <w:b/>
          <w:sz w:val="20"/>
          <w:lang w:bidi="he-IL"/>
        </w:rPr>
      </w:pPr>
      <w:r w:rsidRPr="00F868A3">
        <w:rPr>
          <w:rFonts w:ascii="Arial" w:hAnsi="Arial" w:cs="Arial"/>
          <w:b/>
          <w:bCs/>
          <w:color w:val="333333"/>
          <w:sz w:val="20"/>
          <w:bdr w:val="none" w:sz="0" w:space="0" w:color="auto" w:frame="1"/>
          <w:lang w:val="en"/>
        </w:rPr>
        <w:t>No Conflict.</w:t>
      </w:r>
      <w:r w:rsidRPr="00F868A3">
        <w:rPr>
          <w:rFonts w:ascii="Arial" w:hAnsi="Arial" w:cs="Arial"/>
          <w:color w:val="333333"/>
          <w:sz w:val="20"/>
          <w:bdr w:val="none" w:sz="0" w:space="0" w:color="auto" w:frame="1"/>
          <w:lang w:val="en"/>
        </w:rPr>
        <w:t xml:space="preserve">  </w:t>
      </w:r>
      <w:r w:rsidRPr="00F868A3">
        <w:rPr>
          <w:rFonts w:ascii="Arial" w:hAnsi="Arial" w:cs="Arial"/>
          <w:sz w:val="20"/>
        </w:rPr>
        <w:t>Each Party warrants that the execution and performance of its obligations under this DPA does not conflict with or violate any other instrument, contract, agreement, or other commitment or arrangement to which it is a party or by which it is bound and that it knows of no other fact or circumstance that prevents it from entering into this DPA.</w:t>
      </w:r>
    </w:p>
    <w:p w14:paraId="7C0EC0AF" w14:textId="77777777" w:rsidR="00D259F5" w:rsidRPr="007A4C04" w:rsidRDefault="00D259F5" w:rsidP="00D259F5">
      <w:pPr>
        <w:ind w:firstLine="360"/>
        <w:rPr>
          <w:lang w:val="en" w:bidi="he-IL"/>
        </w:rPr>
      </w:pPr>
    </w:p>
    <w:p w14:paraId="5D02EA6A" w14:textId="77777777" w:rsidR="00D259F5" w:rsidRDefault="00D259F5" w:rsidP="00D259F5">
      <w:pPr>
        <w:pStyle w:val="ListParagraph"/>
        <w:numPr>
          <w:ilvl w:val="0"/>
          <w:numId w:val="14"/>
        </w:numPr>
        <w:spacing w:after="240"/>
        <w:ind w:left="0" w:firstLine="0"/>
        <w:jc w:val="both"/>
        <w:outlineLvl w:val="0"/>
        <w:rPr>
          <w:rFonts w:ascii="Arial" w:hAnsi="Arial" w:cs="Arial"/>
          <w:b/>
          <w:sz w:val="20"/>
          <w:lang w:bidi="he-IL"/>
        </w:rPr>
      </w:pPr>
      <w:r w:rsidRPr="00F868A3">
        <w:rPr>
          <w:rFonts w:ascii="Arial" w:hAnsi="Arial" w:cs="Arial"/>
          <w:b/>
          <w:sz w:val="20"/>
          <w:lang w:bidi="he-IL"/>
        </w:rPr>
        <w:t>MISCELLANEOUS</w:t>
      </w:r>
    </w:p>
    <w:p w14:paraId="53E7D3A0" w14:textId="77777777" w:rsidR="00D259F5" w:rsidRDefault="00D259F5" w:rsidP="00D259F5">
      <w:pPr>
        <w:pStyle w:val="ListParagraph"/>
        <w:spacing w:after="240"/>
        <w:ind w:left="360"/>
        <w:jc w:val="both"/>
        <w:outlineLvl w:val="0"/>
        <w:rPr>
          <w:rFonts w:ascii="Arial" w:hAnsi="Arial" w:cs="Arial"/>
          <w:b/>
          <w:sz w:val="20"/>
          <w:lang w:bidi="he-IL"/>
        </w:rPr>
      </w:pPr>
    </w:p>
    <w:p w14:paraId="7FAE8946" w14:textId="77777777" w:rsidR="00D259F5" w:rsidRPr="00F868A3" w:rsidRDefault="00D259F5" w:rsidP="00D259F5">
      <w:pPr>
        <w:pStyle w:val="ListParagraph"/>
        <w:numPr>
          <w:ilvl w:val="1"/>
          <w:numId w:val="12"/>
        </w:numPr>
        <w:spacing w:after="240"/>
        <w:ind w:left="0" w:firstLine="426"/>
        <w:jc w:val="both"/>
        <w:outlineLvl w:val="0"/>
        <w:rPr>
          <w:rFonts w:ascii="Arial" w:hAnsi="Arial" w:cs="Arial"/>
          <w:b/>
          <w:sz w:val="20"/>
          <w:lang w:bidi="he-IL"/>
        </w:rPr>
      </w:pPr>
      <w:r>
        <w:rPr>
          <w:rFonts w:ascii="Arial" w:hAnsi="Arial" w:cs="Arial"/>
          <w:b/>
          <w:sz w:val="20"/>
          <w:lang w:bidi="he-IL"/>
        </w:rPr>
        <w:t xml:space="preserve">    </w:t>
      </w:r>
      <w:r w:rsidRPr="00F868A3">
        <w:rPr>
          <w:rFonts w:ascii="Arial" w:hAnsi="Arial" w:cs="Arial"/>
          <w:b/>
          <w:sz w:val="20"/>
          <w:lang w:bidi="he-IL"/>
        </w:rPr>
        <w:t>Survival</w:t>
      </w:r>
      <w:r w:rsidRPr="00F868A3">
        <w:rPr>
          <w:rFonts w:ascii="Arial" w:hAnsi="Arial" w:cs="Arial"/>
          <w:sz w:val="20"/>
          <w:lang w:bidi="he-IL"/>
        </w:rPr>
        <w:t xml:space="preserve">.  The obligations of Supplier under this DPA will continue for so long as Supplier continues to have access to, is in possession of or acquires Personal Data on behalf of Pfizer, even if all agreements between Supplier and Pfizer have expired or have been terminated. </w:t>
      </w:r>
    </w:p>
    <w:p w14:paraId="65D52EB3" w14:textId="77777777" w:rsidR="00D259F5" w:rsidRDefault="00D259F5" w:rsidP="00D259F5">
      <w:pPr>
        <w:pStyle w:val="ListParagraph"/>
        <w:tabs>
          <w:tab w:val="num" w:pos="1080"/>
        </w:tabs>
        <w:spacing w:after="240"/>
        <w:ind w:left="0"/>
        <w:jc w:val="both"/>
        <w:outlineLvl w:val="0"/>
        <w:rPr>
          <w:rFonts w:ascii="Arial" w:hAnsi="Arial" w:cs="Arial"/>
          <w:b/>
          <w:sz w:val="20"/>
          <w:lang w:bidi="he-IL"/>
        </w:rPr>
      </w:pPr>
    </w:p>
    <w:p w14:paraId="3E6D7500" w14:textId="77777777" w:rsidR="00D259F5" w:rsidRPr="00F868A3" w:rsidRDefault="00D259F5" w:rsidP="00D259F5">
      <w:pPr>
        <w:pStyle w:val="ListParagraph"/>
        <w:numPr>
          <w:ilvl w:val="1"/>
          <w:numId w:val="12"/>
        </w:numPr>
        <w:spacing w:after="240"/>
        <w:ind w:left="0" w:firstLine="426"/>
        <w:jc w:val="both"/>
        <w:outlineLvl w:val="0"/>
        <w:rPr>
          <w:rFonts w:ascii="Arial" w:hAnsi="Arial" w:cs="Arial"/>
          <w:b/>
          <w:sz w:val="20"/>
          <w:lang w:bidi="he-IL"/>
        </w:rPr>
      </w:pPr>
      <w:r>
        <w:rPr>
          <w:rFonts w:ascii="Arial" w:hAnsi="Arial" w:cs="Arial"/>
          <w:b/>
          <w:sz w:val="20"/>
          <w:lang w:bidi="he-IL"/>
        </w:rPr>
        <w:t xml:space="preserve">   </w:t>
      </w:r>
      <w:r w:rsidRPr="00F868A3">
        <w:rPr>
          <w:rFonts w:ascii="Arial" w:hAnsi="Arial" w:cs="Arial"/>
          <w:b/>
          <w:sz w:val="20"/>
          <w:lang w:bidi="he-IL"/>
        </w:rPr>
        <w:t>Notice to Pfizer</w:t>
      </w:r>
      <w:r w:rsidRPr="00F868A3">
        <w:rPr>
          <w:rFonts w:ascii="Arial" w:hAnsi="Arial" w:cs="Arial"/>
          <w:sz w:val="20"/>
          <w:lang w:bidi="he-IL"/>
        </w:rPr>
        <w:t>.  All notices made by Supplier under this DPA will be provided to the Pfizer Chief Privacy Officer at:</w:t>
      </w:r>
    </w:p>
    <w:p w14:paraId="082E5107" w14:textId="77777777" w:rsidR="00D259F5" w:rsidRPr="007A4C04" w:rsidRDefault="00D259F5" w:rsidP="00D259F5">
      <w:pPr>
        <w:ind w:left="1080"/>
        <w:jc w:val="both"/>
        <w:rPr>
          <w:rFonts w:ascii="Arial" w:hAnsi="Arial" w:cs="Arial"/>
          <w:sz w:val="20"/>
          <w:lang w:bidi="he-IL"/>
        </w:rPr>
      </w:pPr>
      <w:r w:rsidRPr="007A4C04">
        <w:rPr>
          <w:rFonts w:ascii="Arial" w:hAnsi="Arial" w:cs="Arial"/>
          <w:sz w:val="20"/>
          <w:lang w:bidi="he-IL"/>
        </w:rPr>
        <w:t>Chief Privacy Officer</w:t>
      </w:r>
    </w:p>
    <w:p w14:paraId="73E72CB7" w14:textId="77777777" w:rsidR="00D259F5" w:rsidRPr="007A4C04" w:rsidRDefault="00D259F5" w:rsidP="00D259F5">
      <w:pPr>
        <w:ind w:left="1080"/>
        <w:jc w:val="both"/>
        <w:rPr>
          <w:rFonts w:ascii="Arial" w:hAnsi="Arial" w:cs="Arial"/>
          <w:sz w:val="20"/>
          <w:lang w:bidi="he-IL"/>
        </w:rPr>
      </w:pPr>
      <w:r w:rsidRPr="007A4C04">
        <w:rPr>
          <w:rFonts w:ascii="Arial" w:hAnsi="Arial" w:cs="Arial"/>
          <w:sz w:val="20"/>
          <w:lang w:bidi="he-IL"/>
        </w:rPr>
        <w:t>Pfizer Inc</w:t>
      </w:r>
    </w:p>
    <w:p w14:paraId="06AB6B02" w14:textId="77777777" w:rsidR="00D259F5" w:rsidRPr="007A4C04" w:rsidRDefault="00D259F5" w:rsidP="00D259F5">
      <w:pPr>
        <w:ind w:left="1080"/>
        <w:jc w:val="both"/>
        <w:rPr>
          <w:rFonts w:ascii="Arial" w:hAnsi="Arial" w:cs="Arial"/>
          <w:sz w:val="20"/>
          <w:lang w:bidi="he-IL"/>
        </w:rPr>
      </w:pPr>
      <w:r w:rsidRPr="007A4C04">
        <w:rPr>
          <w:rFonts w:ascii="Arial" w:hAnsi="Arial" w:cs="Arial"/>
          <w:sz w:val="20"/>
          <w:lang w:bidi="he-IL"/>
        </w:rPr>
        <w:t>66 Hudson Boulevard East</w:t>
      </w:r>
    </w:p>
    <w:p w14:paraId="7934EF62" w14:textId="77777777" w:rsidR="00D259F5" w:rsidRPr="007A4C04" w:rsidRDefault="00D259F5" w:rsidP="00D259F5">
      <w:pPr>
        <w:spacing w:after="240"/>
        <w:ind w:left="1080"/>
        <w:jc w:val="both"/>
        <w:rPr>
          <w:rFonts w:ascii="Arial" w:hAnsi="Arial" w:cs="Arial"/>
          <w:sz w:val="20"/>
          <w:lang w:bidi="he-IL"/>
        </w:rPr>
      </w:pPr>
      <w:r w:rsidRPr="007A4C04">
        <w:rPr>
          <w:rFonts w:ascii="Arial" w:hAnsi="Arial" w:cs="Arial"/>
          <w:sz w:val="20"/>
          <w:lang w:bidi="he-IL"/>
        </w:rPr>
        <w:t>New York, NY 10001</w:t>
      </w:r>
    </w:p>
    <w:p w14:paraId="7ED083A0" w14:textId="77777777" w:rsidR="00D259F5" w:rsidRPr="007A4C04" w:rsidRDefault="00D259F5" w:rsidP="00D259F5">
      <w:pPr>
        <w:spacing w:after="240"/>
        <w:jc w:val="both"/>
        <w:rPr>
          <w:rFonts w:ascii="Arial" w:hAnsi="Arial" w:cs="Arial"/>
          <w:sz w:val="20"/>
          <w:lang w:bidi="he-IL"/>
        </w:rPr>
      </w:pPr>
      <w:r w:rsidRPr="007A4C04">
        <w:rPr>
          <w:rFonts w:ascii="Arial" w:hAnsi="Arial" w:cs="Arial"/>
          <w:sz w:val="20"/>
          <w:lang w:bidi="he-IL"/>
        </w:rPr>
        <w:lastRenderedPageBreak/>
        <w:t xml:space="preserve">together with a scanned copy emailed to </w:t>
      </w:r>
      <w:hyperlink r:id="rId12" w:history="1">
        <w:r w:rsidRPr="007A4C04">
          <w:rPr>
            <w:rFonts w:ascii="Arial" w:hAnsi="Arial" w:cs="Arial"/>
            <w:color w:val="0000FF"/>
            <w:sz w:val="20"/>
            <w:u w:val="single"/>
            <w:lang w:bidi="he-IL"/>
          </w:rPr>
          <w:t>privacy.officer@Pfizer.com</w:t>
        </w:r>
      </w:hyperlink>
      <w:r w:rsidRPr="007A4C04">
        <w:rPr>
          <w:rFonts w:ascii="Arial" w:hAnsi="Arial" w:cs="Arial"/>
          <w:sz w:val="20"/>
          <w:lang w:bidi="he-IL"/>
        </w:rPr>
        <w:t>, and a copy to the Pfizer authorized representative(s) listed in the applicable Agreements.</w:t>
      </w:r>
    </w:p>
    <w:p w14:paraId="2056893D" w14:textId="77777777" w:rsidR="00D259F5" w:rsidRPr="00F868A3" w:rsidRDefault="00D259F5" w:rsidP="00D259F5">
      <w:pPr>
        <w:pStyle w:val="ListParagraph"/>
        <w:numPr>
          <w:ilvl w:val="1"/>
          <w:numId w:val="12"/>
        </w:numPr>
        <w:tabs>
          <w:tab w:val="num" w:pos="1080"/>
          <w:tab w:val="num" w:pos="1170"/>
        </w:tabs>
        <w:spacing w:after="240"/>
        <w:ind w:left="0" w:firstLine="426"/>
        <w:jc w:val="both"/>
        <w:outlineLvl w:val="1"/>
        <w:rPr>
          <w:rFonts w:ascii="Arial" w:hAnsi="Arial" w:cs="Arial"/>
          <w:sz w:val="20"/>
          <w:lang w:bidi="he-IL"/>
        </w:rPr>
      </w:pPr>
      <w:r w:rsidRPr="00F868A3">
        <w:rPr>
          <w:rFonts w:ascii="Arial" w:hAnsi="Arial" w:cs="Arial"/>
          <w:b/>
          <w:sz w:val="20"/>
          <w:lang w:bidi="he-IL"/>
        </w:rPr>
        <w:t>Notice of Privacy Breach</w:t>
      </w:r>
      <w:r w:rsidRPr="00F868A3">
        <w:rPr>
          <w:rFonts w:ascii="Arial" w:hAnsi="Arial" w:cs="Arial"/>
          <w:sz w:val="20"/>
          <w:lang w:bidi="he-IL"/>
        </w:rPr>
        <w:t>.  Any Privacy Breach shall also be reported to Pfizer’s Global Security Operations Center at:</w:t>
      </w:r>
    </w:p>
    <w:p w14:paraId="32DBA33B" w14:textId="77777777" w:rsidR="00D259F5" w:rsidRPr="007A4C04" w:rsidRDefault="00D259F5" w:rsidP="00D259F5">
      <w:pPr>
        <w:ind w:left="1080"/>
        <w:jc w:val="both"/>
        <w:rPr>
          <w:rFonts w:ascii="Arial" w:hAnsi="Arial" w:cs="Arial"/>
          <w:sz w:val="20"/>
          <w:lang w:bidi="he-IL"/>
        </w:rPr>
      </w:pPr>
      <w:r w:rsidRPr="007A4C04">
        <w:rPr>
          <w:rFonts w:ascii="Arial" w:hAnsi="Arial" w:cs="Arial"/>
          <w:sz w:val="20"/>
          <w:lang w:bidi="he-IL"/>
        </w:rPr>
        <w:t>Telephone</w:t>
      </w:r>
      <w:proofErr w:type="gramStart"/>
      <w:r w:rsidRPr="007A4C04">
        <w:rPr>
          <w:rFonts w:ascii="Arial" w:hAnsi="Arial" w:cs="Arial"/>
          <w:sz w:val="20"/>
          <w:lang w:bidi="he-IL"/>
        </w:rPr>
        <w:t>:  +</w:t>
      </w:r>
      <w:proofErr w:type="gramEnd"/>
      <w:r w:rsidRPr="007A4C04">
        <w:rPr>
          <w:rFonts w:ascii="Arial" w:hAnsi="Arial" w:cs="Arial"/>
          <w:sz w:val="20"/>
          <w:lang w:bidi="he-IL"/>
        </w:rPr>
        <w:t>1.212.733.7900 or toll-free at +1.</w:t>
      </w:r>
      <w:proofErr w:type="gramStart"/>
      <w:r w:rsidRPr="007A4C04">
        <w:rPr>
          <w:rFonts w:ascii="Arial" w:hAnsi="Arial" w:cs="Arial"/>
          <w:sz w:val="20"/>
          <w:lang w:bidi="he-IL"/>
        </w:rPr>
        <w:t>866.573.GSOC</w:t>
      </w:r>
      <w:proofErr w:type="gramEnd"/>
      <w:r w:rsidRPr="007A4C04">
        <w:rPr>
          <w:rFonts w:ascii="Arial" w:hAnsi="Arial" w:cs="Arial"/>
          <w:sz w:val="20"/>
          <w:lang w:bidi="he-IL"/>
        </w:rPr>
        <w:t xml:space="preserve"> (4762) or</w:t>
      </w:r>
    </w:p>
    <w:p w14:paraId="2F11DF82" w14:textId="77777777" w:rsidR="00D259F5" w:rsidRPr="007A4C04" w:rsidRDefault="00D259F5" w:rsidP="00D259F5">
      <w:pPr>
        <w:spacing w:after="240"/>
        <w:ind w:left="1080"/>
        <w:jc w:val="both"/>
        <w:rPr>
          <w:rFonts w:ascii="Arial" w:hAnsi="Arial" w:cs="Arial"/>
          <w:sz w:val="20"/>
          <w:lang w:bidi="he-IL"/>
        </w:rPr>
      </w:pPr>
      <w:r w:rsidRPr="007A4C04">
        <w:rPr>
          <w:rFonts w:ascii="Arial" w:hAnsi="Arial" w:cs="Arial"/>
          <w:sz w:val="20"/>
          <w:lang w:bidi="he-IL"/>
        </w:rPr>
        <w:t xml:space="preserve">Email:  </w:t>
      </w:r>
      <w:hyperlink r:id="rId13" w:history="1">
        <w:r w:rsidRPr="007A4C04">
          <w:rPr>
            <w:rFonts w:ascii="Arial" w:hAnsi="Arial" w:cs="Arial"/>
            <w:color w:val="0000FF"/>
            <w:sz w:val="20"/>
            <w:u w:val="single"/>
            <w:lang w:bidi="he-IL"/>
          </w:rPr>
          <w:t>gsocwatchroom@pfizer.com</w:t>
        </w:r>
      </w:hyperlink>
      <w:r w:rsidRPr="007A4C04">
        <w:rPr>
          <w:rFonts w:ascii="Arial" w:hAnsi="Arial" w:cs="Arial"/>
          <w:sz w:val="20"/>
          <w:lang w:bidi="he-IL"/>
        </w:rPr>
        <w:t xml:space="preserve"> </w:t>
      </w:r>
    </w:p>
    <w:p w14:paraId="5BB8463B" w14:textId="77777777" w:rsidR="00D259F5" w:rsidRPr="00F868A3" w:rsidRDefault="00D259F5" w:rsidP="00D259F5">
      <w:pPr>
        <w:pStyle w:val="ListParagraph"/>
        <w:numPr>
          <w:ilvl w:val="1"/>
          <w:numId w:val="12"/>
        </w:numPr>
        <w:tabs>
          <w:tab w:val="num" w:pos="1080"/>
          <w:tab w:val="num" w:pos="1170"/>
        </w:tabs>
        <w:spacing w:after="240"/>
        <w:ind w:left="0" w:firstLine="426"/>
        <w:jc w:val="both"/>
        <w:outlineLvl w:val="1"/>
        <w:rPr>
          <w:rFonts w:ascii="Arial" w:hAnsi="Arial" w:cs="Arial"/>
          <w:sz w:val="20"/>
          <w:lang w:bidi="he-IL"/>
        </w:rPr>
      </w:pPr>
      <w:r w:rsidRPr="00F868A3">
        <w:rPr>
          <w:rFonts w:ascii="Arial" w:hAnsi="Arial" w:cs="Arial"/>
          <w:b/>
          <w:sz w:val="20"/>
          <w:lang w:bidi="he-IL"/>
        </w:rPr>
        <w:t>Notice to Supplier</w:t>
      </w:r>
      <w:r w:rsidRPr="00F868A3">
        <w:rPr>
          <w:rFonts w:ascii="Arial" w:hAnsi="Arial" w:cs="Arial"/>
          <w:sz w:val="20"/>
          <w:lang w:bidi="he-IL"/>
        </w:rPr>
        <w:t xml:space="preserve">.  All notices made by Pfizer under this DPA will be provided </w:t>
      </w:r>
      <w:proofErr w:type="gramStart"/>
      <w:r w:rsidRPr="00F868A3">
        <w:rPr>
          <w:rFonts w:ascii="Arial" w:hAnsi="Arial" w:cs="Arial"/>
          <w:sz w:val="20"/>
          <w:lang w:bidi="he-IL"/>
        </w:rPr>
        <w:t>to</w:t>
      </w:r>
      <w:proofErr w:type="gramEnd"/>
      <w:r w:rsidRPr="00F868A3">
        <w:rPr>
          <w:rFonts w:ascii="Arial" w:hAnsi="Arial" w:cs="Arial"/>
          <w:sz w:val="20"/>
          <w:lang w:bidi="he-IL"/>
        </w:rPr>
        <w:t xml:space="preserve"> the following addresses:</w:t>
      </w:r>
    </w:p>
    <w:p w14:paraId="476B34A1" w14:textId="77777777" w:rsidR="00D259F5" w:rsidRPr="007A4C04" w:rsidRDefault="00D259F5" w:rsidP="00D259F5">
      <w:pPr>
        <w:spacing w:after="240"/>
        <w:ind w:left="1080"/>
        <w:jc w:val="both"/>
        <w:rPr>
          <w:rFonts w:ascii="Arial" w:hAnsi="Arial" w:cs="Arial"/>
          <w:sz w:val="20"/>
          <w:lang w:bidi="he-IL"/>
        </w:rPr>
      </w:pPr>
      <w:r w:rsidRPr="00B71583">
        <w:rPr>
          <w:rFonts w:ascii="Arial" w:hAnsi="Arial" w:cs="Arial"/>
          <w:sz w:val="20"/>
          <w:lang w:bidi="he-IL"/>
        </w:rPr>
        <w:t>[Supplier: Grace Gannon, 245 Main Street, Floor 2, Cambridge, MA 02142]</w:t>
      </w:r>
      <w:r w:rsidRPr="007A4C04">
        <w:rPr>
          <w:rFonts w:ascii="Arial" w:hAnsi="Arial" w:cs="Arial"/>
          <w:sz w:val="20"/>
          <w:lang w:bidi="he-IL"/>
        </w:rPr>
        <w:t xml:space="preserve"> </w:t>
      </w:r>
    </w:p>
    <w:p w14:paraId="76CECD3E" w14:textId="77777777" w:rsidR="00D259F5" w:rsidRPr="00F868A3" w:rsidRDefault="00D259F5" w:rsidP="00D259F5">
      <w:pPr>
        <w:pStyle w:val="ListParagraph"/>
        <w:numPr>
          <w:ilvl w:val="1"/>
          <w:numId w:val="12"/>
        </w:numPr>
        <w:tabs>
          <w:tab w:val="num" w:pos="1080"/>
          <w:tab w:val="num" w:pos="1170"/>
        </w:tabs>
        <w:spacing w:after="240"/>
        <w:ind w:left="0" w:firstLine="426"/>
        <w:jc w:val="both"/>
        <w:outlineLvl w:val="1"/>
        <w:rPr>
          <w:rFonts w:ascii="Arial" w:hAnsi="Arial" w:cs="Arial"/>
          <w:b/>
          <w:bCs/>
          <w:sz w:val="20"/>
          <w:lang w:bidi="he-IL"/>
        </w:rPr>
      </w:pPr>
      <w:r w:rsidRPr="00F868A3">
        <w:rPr>
          <w:rFonts w:ascii="Arial" w:hAnsi="Arial" w:cs="Arial"/>
          <w:b/>
          <w:bCs/>
          <w:sz w:val="20"/>
          <w:lang w:bidi="he-IL"/>
        </w:rPr>
        <w:t>Conflicts.</w:t>
      </w:r>
      <w:r w:rsidRPr="00F868A3">
        <w:rPr>
          <w:rFonts w:ascii="Arial" w:hAnsi="Arial" w:cs="Arial"/>
          <w:sz w:val="20"/>
          <w:lang w:bidi="he-IL"/>
        </w:rPr>
        <w:t xml:space="preserve"> </w:t>
      </w:r>
      <w:r w:rsidRPr="00F868A3">
        <w:rPr>
          <w:rFonts w:ascii="Arial" w:eastAsia="SimSun" w:hAnsi="Arial" w:cs="Arial"/>
          <w:sz w:val="20"/>
          <w:lang w:bidi="he-IL"/>
        </w:rPr>
        <w:t xml:space="preserve">To the extent there are any inconsistencies between this </w:t>
      </w:r>
      <w:proofErr w:type="gramStart"/>
      <w:r w:rsidRPr="00F868A3">
        <w:rPr>
          <w:rFonts w:ascii="Arial" w:eastAsia="SimSun" w:hAnsi="Arial" w:cs="Arial"/>
          <w:sz w:val="20"/>
          <w:lang w:bidi="he-IL"/>
        </w:rPr>
        <w:t>DPA</w:t>
      </w:r>
      <w:proofErr w:type="gramEnd"/>
      <w:r w:rsidRPr="00F868A3">
        <w:rPr>
          <w:rFonts w:ascii="Arial" w:eastAsia="SimSun" w:hAnsi="Arial" w:cs="Arial"/>
          <w:sz w:val="20"/>
          <w:lang w:bidi="he-IL"/>
        </w:rPr>
        <w:t xml:space="preserve"> and any provisions related to the processing of Personal Data set forth in an applicable Agreement, this DPA shall take precedence.</w:t>
      </w:r>
    </w:p>
    <w:p w14:paraId="76A4ABAC" w14:textId="77777777" w:rsidR="00D259F5" w:rsidRPr="007A4C04" w:rsidRDefault="00D259F5" w:rsidP="00D259F5">
      <w:pPr>
        <w:numPr>
          <w:ilvl w:val="1"/>
          <w:numId w:val="0"/>
        </w:numPr>
        <w:tabs>
          <w:tab w:val="num" w:pos="1080"/>
          <w:tab w:val="num" w:pos="10080"/>
        </w:tabs>
        <w:spacing w:after="240"/>
        <w:ind w:firstLine="360"/>
        <w:jc w:val="both"/>
        <w:outlineLvl w:val="1"/>
        <w:rPr>
          <w:rFonts w:ascii="Arial" w:hAnsi="Arial" w:cs="Arial"/>
          <w:bCs/>
          <w:sz w:val="20"/>
          <w:lang w:bidi="he-IL"/>
        </w:rPr>
      </w:pPr>
      <w:r w:rsidRPr="007A4C04">
        <w:rPr>
          <w:rFonts w:ascii="Arial" w:hAnsi="Arial" w:cs="Arial"/>
          <w:b/>
          <w:sz w:val="20"/>
          <w:lang w:bidi="he-IL"/>
        </w:rPr>
        <w:t xml:space="preserve">Execution.  </w:t>
      </w:r>
      <w:r w:rsidRPr="007A4C04">
        <w:rPr>
          <w:rFonts w:ascii="Arial" w:hAnsi="Arial" w:cs="Arial"/>
          <w:bCs/>
          <w:sz w:val="20"/>
          <w:lang w:bidi="he-IL"/>
        </w:rPr>
        <w:t xml:space="preserve">This DPA may be executed in several counterparts (including delivery via facsimile or electronic mail), each of which will be deemed to be an original but all of which together will constitute one and the same instrument.  </w:t>
      </w:r>
    </w:p>
    <w:p w14:paraId="265AD1E8" w14:textId="77777777" w:rsidR="00D259F5" w:rsidRPr="007A4C04" w:rsidRDefault="00D259F5" w:rsidP="00D259F5">
      <w:pPr>
        <w:spacing w:after="240" w:line="259" w:lineRule="auto"/>
        <w:ind w:left="360"/>
        <w:contextualSpacing/>
        <w:jc w:val="center"/>
        <w:rPr>
          <w:rFonts w:ascii="Arial" w:eastAsia="Calibri" w:hAnsi="Arial" w:cs="Arial"/>
          <w:b/>
          <w:bCs/>
          <w:smallCaps/>
          <w:sz w:val="20"/>
        </w:rPr>
      </w:pPr>
      <w:r w:rsidRPr="007A4C04">
        <w:rPr>
          <w:rFonts w:ascii="Arial" w:eastAsia="Calibri" w:hAnsi="Arial" w:cs="Arial"/>
          <w:b/>
          <w:bCs/>
          <w:smallCaps/>
          <w:sz w:val="20"/>
        </w:rPr>
        <w:t>[Signature Page Follows]</w:t>
      </w:r>
    </w:p>
    <w:p w14:paraId="053384D5" w14:textId="77777777" w:rsidR="00D259F5" w:rsidRPr="007A4C04" w:rsidRDefault="00D259F5" w:rsidP="00D259F5">
      <w:pPr>
        <w:numPr>
          <w:ilvl w:val="0"/>
          <w:numId w:val="10"/>
        </w:numPr>
        <w:contextualSpacing/>
        <w:rPr>
          <w:rFonts w:ascii="Calibri" w:eastAsia="Calibri" w:hAnsi="Calibri" w:cs="Calibri"/>
          <w:b/>
          <w:bCs/>
          <w:smallCaps/>
          <w:sz w:val="22"/>
          <w:szCs w:val="22"/>
        </w:rPr>
      </w:pPr>
      <w:r w:rsidRPr="007A4C04">
        <w:rPr>
          <w:rFonts w:ascii="Calibri" w:eastAsia="Calibri" w:hAnsi="Calibri" w:cs="Calibri"/>
          <w:b/>
          <w:bCs/>
          <w:smallCaps/>
          <w:sz w:val="22"/>
          <w:szCs w:val="22"/>
        </w:rPr>
        <w:br w:type="page"/>
      </w:r>
    </w:p>
    <w:p w14:paraId="247B80CD" w14:textId="77777777" w:rsidR="00D259F5" w:rsidRPr="007A4C04" w:rsidRDefault="00D259F5" w:rsidP="00D259F5">
      <w:pPr>
        <w:numPr>
          <w:ilvl w:val="12"/>
          <w:numId w:val="0"/>
        </w:numPr>
        <w:tabs>
          <w:tab w:val="left" w:pos="2160"/>
        </w:tabs>
        <w:spacing w:after="240"/>
        <w:jc w:val="both"/>
        <w:rPr>
          <w:rFonts w:ascii="Arial" w:hAnsi="Arial" w:cs="Arial"/>
          <w:sz w:val="20"/>
        </w:rPr>
      </w:pPr>
      <w:r w:rsidRPr="007A4C04">
        <w:rPr>
          <w:rFonts w:ascii="Arial" w:hAnsi="Arial" w:cs="Arial"/>
          <w:b/>
          <w:sz w:val="20"/>
        </w:rPr>
        <w:lastRenderedPageBreak/>
        <w:t>IN WITNESS WHEREOF</w:t>
      </w:r>
      <w:r w:rsidRPr="007A4C04">
        <w:rPr>
          <w:rFonts w:ascii="Arial" w:hAnsi="Arial" w:cs="Arial"/>
          <w:sz w:val="20"/>
        </w:rPr>
        <w:t>, and intending to be legally bound, the Parties hereto have caused this DPA to be executed by their duly authorized representatives as of the date set forth below.</w:t>
      </w:r>
    </w:p>
    <w:tbl>
      <w:tblPr>
        <w:tblW w:w="0" w:type="auto"/>
        <w:tblLook w:val="04A0" w:firstRow="1" w:lastRow="0" w:firstColumn="1" w:lastColumn="0" w:noHBand="0" w:noVBand="1"/>
      </w:tblPr>
      <w:tblGrid>
        <w:gridCol w:w="4585"/>
        <w:gridCol w:w="268"/>
        <w:gridCol w:w="4507"/>
      </w:tblGrid>
      <w:tr w:rsidR="00D259F5" w:rsidRPr="007A4C04" w14:paraId="2730C14D" w14:textId="77777777" w:rsidTr="00316ADC">
        <w:tc>
          <w:tcPr>
            <w:tcW w:w="4698" w:type="dxa"/>
          </w:tcPr>
          <w:p w14:paraId="3108EC66" w14:textId="77777777" w:rsidR="00D259F5" w:rsidRPr="007A4C04" w:rsidRDefault="00D259F5" w:rsidP="00316ADC">
            <w:pPr>
              <w:rPr>
                <w:rFonts w:ascii="Arial" w:hAnsi="Arial" w:cs="Arial"/>
                <w:b/>
                <w:bCs/>
                <w:sz w:val="20"/>
              </w:rPr>
            </w:pPr>
            <w:r>
              <w:rPr>
                <w:rFonts w:ascii="Arial" w:eastAsia="SimSun" w:hAnsi="Arial" w:cs="Arial"/>
                <w:b/>
                <w:bCs/>
                <w:sz w:val="20"/>
                <w:lang w:bidi="he-IL"/>
              </w:rPr>
              <w:t>ZoomRx, Inc.</w:t>
            </w:r>
          </w:p>
        </w:tc>
        <w:tc>
          <w:tcPr>
            <w:tcW w:w="270" w:type="dxa"/>
          </w:tcPr>
          <w:p w14:paraId="3E61DA2C" w14:textId="77777777" w:rsidR="00D259F5" w:rsidRPr="007A4C04" w:rsidRDefault="00D259F5" w:rsidP="00316ADC">
            <w:pPr>
              <w:rPr>
                <w:rFonts w:ascii="Arial" w:hAnsi="Arial" w:cs="Arial"/>
                <w:sz w:val="20"/>
              </w:rPr>
            </w:pPr>
          </w:p>
        </w:tc>
        <w:tc>
          <w:tcPr>
            <w:tcW w:w="4608" w:type="dxa"/>
          </w:tcPr>
          <w:p w14:paraId="4AFBB103" w14:textId="77777777" w:rsidR="00D259F5" w:rsidRPr="007A4C04" w:rsidRDefault="00D259F5" w:rsidP="00316ADC">
            <w:pPr>
              <w:rPr>
                <w:rFonts w:ascii="Arial" w:eastAsia="SimSun" w:hAnsi="Arial" w:cs="Arial"/>
                <w:b/>
                <w:bCs/>
                <w:sz w:val="20"/>
                <w:lang w:bidi="he-IL"/>
              </w:rPr>
            </w:pPr>
            <w:r>
              <w:rPr>
                <w:rFonts w:ascii="Arial" w:eastAsia="SimSun" w:hAnsi="Arial" w:cs="Arial"/>
                <w:b/>
                <w:bCs/>
                <w:sz w:val="20"/>
                <w:lang w:bidi="he-IL"/>
              </w:rPr>
              <w:t>Pfizer, Inc.</w:t>
            </w:r>
          </w:p>
          <w:p w14:paraId="34C29090" w14:textId="77777777" w:rsidR="00D259F5" w:rsidRPr="007A4C04" w:rsidRDefault="00D259F5" w:rsidP="00316ADC">
            <w:pPr>
              <w:rPr>
                <w:rFonts w:ascii="Arial" w:hAnsi="Arial" w:cs="Arial"/>
                <w:sz w:val="20"/>
              </w:rPr>
            </w:pPr>
          </w:p>
        </w:tc>
      </w:tr>
      <w:tr w:rsidR="00D259F5" w:rsidRPr="007A4C04" w14:paraId="52649309" w14:textId="77777777" w:rsidTr="00316ADC">
        <w:trPr>
          <w:trHeight w:val="432"/>
        </w:trPr>
        <w:tc>
          <w:tcPr>
            <w:tcW w:w="4698" w:type="dxa"/>
            <w:tcBorders>
              <w:bottom w:val="single" w:sz="4" w:space="0" w:color="auto"/>
            </w:tcBorders>
            <w:vAlign w:val="center"/>
          </w:tcPr>
          <w:p w14:paraId="14746A69" w14:textId="77777777" w:rsidR="00D259F5" w:rsidRPr="007A4C04" w:rsidRDefault="00D259F5" w:rsidP="00316ADC">
            <w:pPr>
              <w:rPr>
                <w:rFonts w:ascii="Arial" w:hAnsi="Arial" w:cs="Arial"/>
                <w:sz w:val="20"/>
              </w:rPr>
            </w:pPr>
            <w:r w:rsidRPr="007A4C04">
              <w:rPr>
                <w:rFonts w:ascii="Arial" w:hAnsi="Arial" w:cs="Arial"/>
                <w:sz w:val="20"/>
              </w:rPr>
              <w:t>By:</w:t>
            </w:r>
          </w:p>
        </w:tc>
        <w:tc>
          <w:tcPr>
            <w:tcW w:w="270" w:type="dxa"/>
            <w:vAlign w:val="center"/>
          </w:tcPr>
          <w:p w14:paraId="512303E7" w14:textId="77777777" w:rsidR="00D259F5" w:rsidRPr="007A4C04" w:rsidRDefault="00D259F5" w:rsidP="00316ADC">
            <w:pPr>
              <w:rPr>
                <w:rFonts w:ascii="Arial" w:hAnsi="Arial" w:cs="Arial"/>
                <w:sz w:val="20"/>
              </w:rPr>
            </w:pPr>
          </w:p>
        </w:tc>
        <w:tc>
          <w:tcPr>
            <w:tcW w:w="4608" w:type="dxa"/>
            <w:tcBorders>
              <w:bottom w:val="single" w:sz="4" w:space="0" w:color="auto"/>
            </w:tcBorders>
            <w:vAlign w:val="center"/>
          </w:tcPr>
          <w:p w14:paraId="475992E1" w14:textId="77777777" w:rsidR="00D259F5" w:rsidRPr="007A4C04" w:rsidRDefault="00D259F5" w:rsidP="00316ADC">
            <w:pPr>
              <w:rPr>
                <w:rFonts w:ascii="Arial" w:hAnsi="Arial" w:cs="Arial"/>
                <w:sz w:val="20"/>
              </w:rPr>
            </w:pPr>
            <w:r w:rsidRPr="007A4C04">
              <w:rPr>
                <w:rFonts w:ascii="Arial" w:hAnsi="Arial" w:cs="Arial"/>
                <w:sz w:val="20"/>
              </w:rPr>
              <w:t>By:</w:t>
            </w:r>
          </w:p>
        </w:tc>
      </w:tr>
      <w:tr w:rsidR="00D259F5" w:rsidRPr="007A4C04" w14:paraId="07F2D656" w14:textId="77777777" w:rsidTr="00316ADC">
        <w:tc>
          <w:tcPr>
            <w:tcW w:w="4698" w:type="dxa"/>
            <w:tcBorders>
              <w:top w:val="single" w:sz="4" w:space="0" w:color="auto"/>
            </w:tcBorders>
          </w:tcPr>
          <w:p w14:paraId="77699D2D" w14:textId="77777777" w:rsidR="00D259F5" w:rsidRPr="007A4C04" w:rsidRDefault="00D259F5" w:rsidP="00316ADC">
            <w:pPr>
              <w:rPr>
                <w:rFonts w:ascii="Arial" w:hAnsi="Arial" w:cs="Arial"/>
                <w:sz w:val="20"/>
              </w:rPr>
            </w:pPr>
            <w:r w:rsidRPr="007A4C04">
              <w:rPr>
                <w:rFonts w:ascii="Arial" w:hAnsi="Arial" w:cs="Arial"/>
                <w:sz w:val="20"/>
              </w:rPr>
              <w:t>Signature</w:t>
            </w:r>
          </w:p>
        </w:tc>
        <w:tc>
          <w:tcPr>
            <w:tcW w:w="270" w:type="dxa"/>
          </w:tcPr>
          <w:p w14:paraId="29BFD08B" w14:textId="77777777" w:rsidR="00D259F5" w:rsidRPr="007A4C04" w:rsidRDefault="00D259F5" w:rsidP="00316ADC">
            <w:pPr>
              <w:rPr>
                <w:rFonts w:ascii="Arial" w:hAnsi="Arial" w:cs="Arial"/>
                <w:sz w:val="20"/>
              </w:rPr>
            </w:pPr>
          </w:p>
        </w:tc>
        <w:tc>
          <w:tcPr>
            <w:tcW w:w="4608" w:type="dxa"/>
            <w:tcBorders>
              <w:top w:val="single" w:sz="4" w:space="0" w:color="auto"/>
            </w:tcBorders>
          </w:tcPr>
          <w:p w14:paraId="3EB02E73" w14:textId="77777777" w:rsidR="00D259F5" w:rsidRPr="007A4C04" w:rsidRDefault="00D259F5" w:rsidP="00316ADC">
            <w:pPr>
              <w:rPr>
                <w:rFonts w:ascii="Arial" w:hAnsi="Arial" w:cs="Arial"/>
                <w:sz w:val="20"/>
              </w:rPr>
            </w:pPr>
            <w:r w:rsidRPr="007A4C04">
              <w:rPr>
                <w:rFonts w:ascii="Arial" w:hAnsi="Arial" w:cs="Arial"/>
                <w:sz w:val="20"/>
              </w:rPr>
              <w:t>Signature</w:t>
            </w:r>
          </w:p>
        </w:tc>
      </w:tr>
      <w:tr w:rsidR="00D259F5" w:rsidRPr="007A4C04" w14:paraId="14116A89" w14:textId="77777777" w:rsidTr="00316ADC">
        <w:trPr>
          <w:trHeight w:val="477"/>
        </w:trPr>
        <w:tc>
          <w:tcPr>
            <w:tcW w:w="4698" w:type="dxa"/>
            <w:tcBorders>
              <w:bottom w:val="single" w:sz="4" w:space="0" w:color="auto"/>
            </w:tcBorders>
            <w:vAlign w:val="center"/>
          </w:tcPr>
          <w:p w14:paraId="0A154B95" w14:textId="77777777" w:rsidR="00D259F5" w:rsidRPr="007A4C04" w:rsidRDefault="00D259F5" w:rsidP="00316ADC">
            <w:pPr>
              <w:rPr>
                <w:rFonts w:ascii="Arial" w:hAnsi="Arial" w:cs="Arial"/>
                <w:sz w:val="20"/>
              </w:rPr>
            </w:pPr>
            <w:r>
              <w:rPr>
                <w:rFonts w:ascii="Arial" w:hAnsi="Arial" w:cs="Arial"/>
                <w:sz w:val="20"/>
              </w:rPr>
              <w:t>Nick Fleischman</w:t>
            </w:r>
          </w:p>
        </w:tc>
        <w:tc>
          <w:tcPr>
            <w:tcW w:w="270" w:type="dxa"/>
            <w:vAlign w:val="center"/>
          </w:tcPr>
          <w:p w14:paraId="6E01384A" w14:textId="77777777" w:rsidR="00D259F5" w:rsidRPr="007A4C04" w:rsidRDefault="00D259F5" w:rsidP="00316ADC">
            <w:pPr>
              <w:rPr>
                <w:rFonts w:ascii="Arial" w:hAnsi="Arial" w:cs="Arial"/>
                <w:sz w:val="20"/>
              </w:rPr>
            </w:pPr>
          </w:p>
        </w:tc>
        <w:tc>
          <w:tcPr>
            <w:tcW w:w="4608" w:type="dxa"/>
            <w:tcBorders>
              <w:bottom w:val="single" w:sz="4" w:space="0" w:color="auto"/>
            </w:tcBorders>
            <w:vAlign w:val="center"/>
          </w:tcPr>
          <w:p w14:paraId="3FD972AF" w14:textId="03F4F567" w:rsidR="00D259F5" w:rsidRPr="007A4C04" w:rsidRDefault="004D6755" w:rsidP="00316ADC">
            <w:pPr>
              <w:rPr>
                <w:rFonts w:ascii="Arial" w:hAnsi="Arial" w:cs="Arial"/>
                <w:sz w:val="20"/>
              </w:rPr>
            </w:pPr>
            <w:ins w:id="70" w:author="Gonzalez, Gabriela L" w:date="2026-01-15T20:28:00Z" w16du:dateUtc="2026-01-16T02:28:00Z">
              <w:r>
                <w:rPr>
                  <w:rFonts w:ascii="Arial" w:hAnsi="Arial" w:cs="Arial"/>
                  <w:sz w:val="20"/>
                </w:rPr>
                <w:t>Gabriela Gonzalez</w:t>
              </w:r>
            </w:ins>
          </w:p>
        </w:tc>
      </w:tr>
      <w:tr w:rsidR="00D259F5" w:rsidRPr="007A4C04" w14:paraId="5800371F" w14:textId="77777777" w:rsidTr="00316ADC">
        <w:tc>
          <w:tcPr>
            <w:tcW w:w="4698" w:type="dxa"/>
            <w:tcBorders>
              <w:top w:val="single" w:sz="4" w:space="0" w:color="auto"/>
            </w:tcBorders>
          </w:tcPr>
          <w:p w14:paraId="7B30BDC4" w14:textId="77777777" w:rsidR="00D259F5" w:rsidRPr="007A4C04" w:rsidRDefault="00D259F5" w:rsidP="00316ADC">
            <w:pPr>
              <w:rPr>
                <w:rFonts w:ascii="Arial" w:hAnsi="Arial" w:cs="Arial"/>
                <w:sz w:val="20"/>
              </w:rPr>
            </w:pPr>
            <w:r w:rsidRPr="007A4C04">
              <w:rPr>
                <w:rFonts w:ascii="Arial" w:hAnsi="Arial" w:cs="Arial"/>
                <w:sz w:val="20"/>
              </w:rPr>
              <w:t>Printed Name</w:t>
            </w:r>
          </w:p>
        </w:tc>
        <w:tc>
          <w:tcPr>
            <w:tcW w:w="270" w:type="dxa"/>
          </w:tcPr>
          <w:p w14:paraId="17ED0AA8" w14:textId="77777777" w:rsidR="00D259F5" w:rsidRPr="007A4C04" w:rsidRDefault="00D259F5" w:rsidP="00316ADC">
            <w:pPr>
              <w:rPr>
                <w:rFonts w:ascii="Arial" w:hAnsi="Arial" w:cs="Arial"/>
                <w:sz w:val="20"/>
              </w:rPr>
            </w:pPr>
          </w:p>
        </w:tc>
        <w:tc>
          <w:tcPr>
            <w:tcW w:w="4608" w:type="dxa"/>
            <w:tcBorders>
              <w:top w:val="single" w:sz="4" w:space="0" w:color="auto"/>
            </w:tcBorders>
          </w:tcPr>
          <w:p w14:paraId="7BBE8BA5" w14:textId="77777777" w:rsidR="00D259F5" w:rsidRPr="007A4C04" w:rsidRDefault="00D259F5" w:rsidP="00316ADC">
            <w:pPr>
              <w:rPr>
                <w:rFonts w:ascii="Arial" w:hAnsi="Arial" w:cs="Arial"/>
                <w:sz w:val="20"/>
              </w:rPr>
            </w:pPr>
            <w:r w:rsidRPr="007A4C04">
              <w:rPr>
                <w:rFonts w:ascii="Arial" w:hAnsi="Arial" w:cs="Arial"/>
                <w:sz w:val="20"/>
              </w:rPr>
              <w:t>Printed Name</w:t>
            </w:r>
          </w:p>
        </w:tc>
      </w:tr>
      <w:tr w:rsidR="00D259F5" w:rsidRPr="007A4C04" w14:paraId="0BAA21F2" w14:textId="77777777" w:rsidTr="00316ADC">
        <w:trPr>
          <w:trHeight w:val="432"/>
        </w:trPr>
        <w:tc>
          <w:tcPr>
            <w:tcW w:w="4698" w:type="dxa"/>
            <w:tcBorders>
              <w:bottom w:val="single" w:sz="4" w:space="0" w:color="auto"/>
            </w:tcBorders>
            <w:vAlign w:val="center"/>
          </w:tcPr>
          <w:p w14:paraId="1B4F759C" w14:textId="77777777" w:rsidR="00D259F5" w:rsidRPr="007A4C04" w:rsidRDefault="00D259F5" w:rsidP="00316ADC">
            <w:pPr>
              <w:rPr>
                <w:rFonts w:ascii="Arial" w:hAnsi="Arial" w:cs="Arial"/>
                <w:sz w:val="20"/>
              </w:rPr>
            </w:pPr>
            <w:r>
              <w:rPr>
                <w:rFonts w:ascii="Arial" w:hAnsi="Arial" w:cs="Arial"/>
                <w:sz w:val="20"/>
              </w:rPr>
              <w:t>Senior Manager</w:t>
            </w:r>
          </w:p>
        </w:tc>
        <w:tc>
          <w:tcPr>
            <w:tcW w:w="270" w:type="dxa"/>
            <w:vAlign w:val="center"/>
          </w:tcPr>
          <w:p w14:paraId="525F90E0" w14:textId="77777777" w:rsidR="00D259F5" w:rsidRPr="007A4C04" w:rsidRDefault="00D259F5" w:rsidP="00316ADC">
            <w:pPr>
              <w:rPr>
                <w:rFonts w:ascii="Arial" w:hAnsi="Arial" w:cs="Arial"/>
                <w:sz w:val="20"/>
              </w:rPr>
            </w:pPr>
          </w:p>
        </w:tc>
        <w:tc>
          <w:tcPr>
            <w:tcW w:w="4608" w:type="dxa"/>
            <w:tcBorders>
              <w:bottom w:val="single" w:sz="4" w:space="0" w:color="auto"/>
            </w:tcBorders>
            <w:vAlign w:val="center"/>
          </w:tcPr>
          <w:p w14:paraId="3745CBD9" w14:textId="001CE8AC" w:rsidR="00D259F5" w:rsidRPr="007A4C04" w:rsidRDefault="004D6755" w:rsidP="00316ADC">
            <w:pPr>
              <w:rPr>
                <w:rFonts w:ascii="Arial" w:hAnsi="Arial" w:cs="Arial"/>
                <w:sz w:val="20"/>
              </w:rPr>
            </w:pPr>
            <w:ins w:id="71" w:author="Gonzalez, Gabriela L" w:date="2026-01-15T20:28:00Z" w16du:dateUtc="2026-01-16T02:28:00Z">
              <w:r w:rsidRPr="004D6755">
                <w:rPr>
                  <w:rFonts w:ascii="Arial" w:hAnsi="Arial" w:cs="Arial"/>
                  <w:sz w:val="20"/>
                </w:rPr>
                <w:t>Sr. Manager, IIS Meningococcal Vaccines</w:t>
              </w:r>
            </w:ins>
          </w:p>
        </w:tc>
      </w:tr>
      <w:tr w:rsidR="00D259F5" w:rsidRPr="007A4C04" w14:paraId="3D76B027" w14:textId="77777777" w:rsidTr="00316ADC">
        <w:tc>
          <w:tcPr>
            <w:tcW w:w="4698" w:type="dxa"/>
            <w:tcBorders>
              <w:top w:val="single" w:sz="4" w:space="0" w:color="auto"/>
            </w:tcBorders>
          </w:tcPr>
          <w:p w14:paraId="18E4F9CA" w14:textId="77777777" w:rsidR="00D259F5" w:rsidRPr="007A4C04" w:rsidRDefault="00D259F5" w:rsidP="00316ADC">
            <w:pPr>
              <w:rPr>
                <w:rFonts w:ascii="Arial" w:hAnsi="Arial" w:cs="Arial"/>
                <w:sz w:val="20"/>
              </w:rPr>
            </w:pPr>
            <w:r w:rsidRPr="007A4C04">
              <w:rPr>
                <w:rFonts w:ascii="Arial" w:hAnsi="Arial" w:cs="Arial"/>
                <w:sz w:val="20"/>
              </w:rPr>
              <w:t>Title</w:t>
            </w:r>
          </w:p>
        </w:tc>
        <w:tc>
          <w:tcPr>
            <w:tcW w:w="270" w:type="dxa"/>
          </w:tcPr>
          <w:p w14:paraId="234F68B1" w14:textId="77777777" w:rsidR="00D259F5" w:rsidRPr="007A4C04" w:rsidRDefault="00D259F5" w:rsidP="00316ADC">
            <w:pPr>
              <w:rPr>
                <w:rFonts w:ascii="Arial" w:hAnsi="Arial" w:cs="Arial"/>
                <w:sz w:val="20"/>
              </w:rPr>
            </w:pPr>
          </w:p>
        </w:tc>
        <w:tc>
          <w:tcPr>
            <w:tcW w:w="4608" w:type="dxa"/>
            <w:tcBorders>
              <w:top w:val="single" w:sz="4" w:space="0" w:color="auto"/>
            </w:tcBorders>
          </w:tcPr>
          <w:p w14:paraId="38700B85" w14:textId="77777777" w:rsidR="00D259F5" w:rsidRPr="007A4C04" w:rsidRDefault="00D259F5" w:rsidP="00316ADC">
            <w:pPr>
              <w:rPr>
                <w:rFonts w:ascii="Arial" w:hAnsi="Arial" w:cs="Arial"/>
                <w:sz w:val="20"/>
              </w:rPr>
            </w:pPr>
            <w:r w:rsidRPr="007A4C04">
              <w:rPr>
                <w:rFonts w:ascii="Arial" w:hAnsi="Arial" w:cs="Arial"/>
                <w:sz w:val="20"/>
              </w:rPr>
              <w:t>Title</w:t>
            </w:r>
          </w:p>
        </w:tc>
      </w:tr>
      <w:tr w:rsidR="00D259F5" w:rsidRPr="007A4C04" w14:paraId="5E8BB812" w14:textId="77777777" w:rsidTr="00316ADC">
        <w:trPr>
          <w:trHeight w:val="432"/>
        </w:trPr>
        <w:tc>
          <w:tcPr>
            <w:tcW w:w="4698" w:type="dxa"/>
            <w:tcBorders>
              <w:bottom w:val="single" w:sz="4" w:space="0" w:color="auto"/>
            </w:tcBorders>
            <w:vAlign w:val="center"/>
          </w:tcPr>
          <w:p w14:paraId="0D50A2E9" w14:textId="77777777" w:rsidR="00D259F5" w:rsidRPr="007A4C04" w:rsidRDefault="00D259F5" w:rsidP="00316ADC">
            <w:pPr>
              <w:rPr>
                <w:rFonts w:ascii="Arial" w:hAnsi="Arial" w:cs="Arial"/>
                <w:sz w:val="20"/>
              </w:rPr>
            </w:pPr>
          </w:p>
        </w:tc>
        <w:tc>
          <w:tcPr>
            <w:tcW w:w="270" w:type="dxa"/>
            <w:vAlign w:val="center"/>
          </w:tcPr>
          <w:p w14:paraId="698676D8" w14:textId="77777777" w:rsidR="00D259F5" w:rsidRPr="007A4C04" w:rsidRDefault="00D259F5" w:rsidP="00316ADC">
            <w:pPr>
              <w:rPr>
                <w:rFonts w:ascii="Arial" w:hAnsi="Arial" w:cs="Arial"/>
                <w:sz w:val="20"/>
              </w:rPr>
            </w:pPr>
          </w:p>
        </w:tc>
        <w:tc>
          <w:tcPr>
            <w:tcW w:w="4608" w:type="dxa"/>
            <w:tcBorders>
              <w:bottom w:val="single" w:sz="4" w:space="0" w:color="auto"/>
            </w:tcBorders>
            <w:vAlign w:val="center"/>
          </w:tcPr>
          <w:p w14:paraId="668A3121" w14:textId="77777777" w:rsidR="00D259F5" w:rsidRPr="007A4C04" w:rsidRDefault="00D259F5" w:rsidP="00316ADC">
            <w:pPr>
              <w:rPr>
                <w:rFonts w:ascii="Arial" w:hAnsi="Arial" w:cs="Arial"/>
                <w:sz w:val="20"/>
              </w:rPr>
            </w:pPr>
          </w:p>
        </w:tc>
      </w:tr>
      <w:tr w:rsidR="00D259F5" w:rsidRPr="007A4C04" w14:paraId="2B4830B9" w14:textId="77777777" w:rsidTr="00316ADC">
        <w:tc>
          <w:tcPr>
            <w:tcW w:w="4698" w:type="dxa"/>
            <w:tcBorders>
              <w:top w:val="single" w:sz="4" w:space="0" w:color="auto"/>
            </w:tcBorders>
          </w:tcPr>
          <w:p w14:paraId="312178C3" w14:textId="77777777" w:rsidR="00D259F5" w:rsidRPr="007A4C04" w:rsidRDefault="00D259F5" w:rsidP="00316ADC">
            <w:pPr>
              <w:rPr>
                <w:rFonts w:ascii="Arial" w:hAnsi="Arial" w:cs="Arial"/>
                <w:sz w:val="20"/>
              </w:rPr>
            </w:pPr>
            <w:r w:rsidRPr="007A4C04">
              <w:rPr>
                <w:rFonts w:ascii="Arial" w:hAnsi="Arial" w:cs="Arial"/>
                <w:sz w:val="20"/>
              </w:rPr>
              <w:t>Date</w:t>
            </w:r>
          </w:p>
        </w:tc>
        <w:tc>
          <w:tcPr>
            <w:tcW w:w="270" w:type="dxa"/>
          </w:tcPr>
          <w:p w14:paraId="6C228BBB" w14:textId="77777777" w:rsidR="00D259F5" w:rsidRPr="007A4C04" w:rsidRDefault="00D259F5" w:rsidP="00316ADC">
            <w:pPr>
              <w:rPr>
                <w:rFonts w:ascii="Arial" w:hAnsi="Arial" w:cs="Arial"/>
                <w:sz w:val="20"/>
              </w:rPr>
            </w:pPr>
          </w:p>
        </w:tc>
        <w:tc>
          <w:tcPr>
            <w:tcW w:w="4608" w:type="dxa"/>
            <w:tcBorders>
              <w:top w:val="single" w:sz="4" w:space="0" w:color="auto"/>
            </w:tcBorders>
          </w:tcPr>
          <w:p w14:paraId="04577C4C" w14:textId="77777777" w:rsidR="00D259F5" w:rsidRPr="007A4C04" w:rsidRDefault="00D259F5" w:rsidP="00316ADC">
            <w:pPr>
              <w:rPr>
                <w:rFonts w:ascii="Arial" w:hAnsi="Arial" w:cs="Arial"/>
                <w:sz w:val="20"/>
              </w:rPr>
            </w:pPr>
            <w:r w:rsidRPr="007A4C04">
              <w:rPr>
                <w:rFonts w:ascii="Arial" w:hAnsi="Arial" w:cs="Arial"/>
                <w:sz w:val="20"/>
              </w:rPr>
              <w:t>Date</w:t>
            </w:r>
          </w:p>
        </w:tc>
      </w:tr>
    </w:tbl>
    <w:p w14:paraId="0B81FD21" w14:textId="77777777" w:rsidR="00D259F5" w:rsidRPr="007A4C04" w:rsidRDefault="00D259F5" w:rsidP="00D259F5">
      <w:pPr>
        <w:spacing w:after="240"/>
        <w:jc w:val="both"/>
        <w:rPr>
          <w:rFonts w:ascii="Arial" w:hAnsi="Arial" w:cs="Arial"/>
          <w:sz w:val="20"/>
          <w:lang w:bidi="he-IL"/>
        </w:rPr>
      </w:pPr>
    </w:p>
    <w:p w14:paraId="14D89F40" w14:textId="77777777" w:rsidR="00D259F5" w:rsidRPr="007A4C04" w:rsidRDefault="00D259F5" w:rsidP="00D259F5">
      <w:pPr>
        <w:jc w:val="center"/>
        <w:rPr>
          <w:rFonts w:ascii="Arial" w:hAnsi="Arial"/>
          <w:b/>
        </w:rPr>
      </w:pPr>
      <w:bookmarkStart w:id="72" w:name="_DV_M53"/>
      <w:bookmarkStart w:id="73" w:name="_DV_M54"/>
      <w:bookmarkStart w:id="74" w:name="_DV_M55"/>
      <w:bookmarkStart w:id="75" w:name="_DV_M56"/>
      <w:bookmarkStart w:id="76" w:name="_DV_M57"/>
      <w:bookmarkStart w:id="77" w:name="_DV_M60"/>
      <w:bookmarkStart w:id="78" w:name="_DV_M61"/>
      <w:bookmarkStart w:id="79" w:name="_DV_M62"/>
      <w:bookmarkStart w:id="80" w:name="_DV_M63"/>
      <w:bookmarkStart w:id="81" w:name="_DV_M64"/>
      <w:bookmarkStart w:id="82" w:name="_DV_M69"/>
      <w:bookmarkStart w:id="83" w:name="_DV_M73"/>
      <w:bookmarkStart w:id="84" w:name="_DV_M74"/>
      <w:bookmarkStart w:id="85" w:name="_DV_M75"/>
      <w:bookmarkStart w:id="86" w:name="_DV_M76"/>
      <w:bookmarkStart w:id="87" w:name="_DV_M80"/>
      <w:bookmarkStart w:id="88" w:name="_DV_M81"/>
      <w:bookmarkStart w:id="89" w:name="_DV_M82"/>
      <w:bookmarkStart w:id="90" w:name="_DV_M83"/>
      <w:bookmarkStart w:id="91" w:name="_DV_M86"/>
      <w:bookmarkStart w:id="92" w:name="_DV_M88"/>
      <w:bookmarkStart w:id="93" w:name="_DV_M90"/>
      <w:bookmarkStart w:id="94" w:name="_DV_M91"/>
      <w:bookmarkStart w:id="95" w:name="_DV_M187"/>
      <w:bookmarkStart w:id="96" w:name="_DV_M188"/>
      <w:bookmarkStart w:id="97" w:name="_DV_M190"/>
      <w:bookmarkStart w:id="98" w:name="_DV_M194"/>
      <w:bookmarkStart w:id="99" w:name="_DV_M195"/>
      <w:bookmarkStart w:id="100" w:name="_DV_M198"/>
      <w:bookmarkStart w:id="101" w:name="_DV_M7"/>
      <w:bookmarkStart w:id="102" w:name="_DV_M429"/>
      <w:bookmarkStart w:id="103" w:name="_DV_M430"/>
      <w:bookmarkStart w:id="104" w:name="_DV_M432"/>
      <w:bookmarkStart w:id="105" w:name="_DV_M433"/>
      <w:bookmarkStart w:id="106" w:name="_DV_M434"/>
      <w:bookmarkStart w:id="107" w:name="_DV_M435"/>
      <w:bookmarkStart w:id="108" w:name="_DV_M8"/>
      <w:bookmarkStart w:id="109" w:name="_DV_M20"/>
      <w:bookmarkStart w:id="110" w:name="_DV_M22"/>
      <w:bookmarkStart w:id="111" w:name="_DV_M39"/>
      <w:bookmarkStart w:id="112" w:name="_DV_M40"/>
      <w:bookmarkStart w:id="113" w:name="_DV_M4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7A4C04">
        <w:rPr>
          <w:rFonts w:ascii="Arial" w:hAnsi="Arial"/>
          <w:caps/>
        </w:rPr>
        <w:br w:type="page"/>
      </w:r>
      <w:r w:rsidRPr="007A4C04">
        <w:rPr>
          <w:rFonts w:ascii="Arial" w:hAnsi="Arial"/>
          <w:b/>
          <w:sz w:val="20"/>
        </w:rPr>
        <w:lastRenderedPageBreak/>
        <w:t>APPENDIX A</w:t>
      </w:r>
      <w:proofErr w:type="gramStart"/>
      <w:r w:rsidRPr="007A4C04">
        <w:rPr>
          <w:rFonts w:ascii="Arial" w:hAnsi="Arial" w:cs="Arial"/>
          <w:b/>
          <w:sz w:val="20"/>
        </w:rPr>
        <w:t>:  PROCESSING</w:t>
      </w:r>
      <w:proofErr w:type="gramEnd"/>
      <w:r w:rsidRPr="007A4C04">
        <w:rPr>
          <w:rFonts w:ascii="Arial" w:hAnsi="Arial" w:cs="Arial"/>
          <w:b/>
          <w:sz w:val="20"/>
        </w:rPr>
        <w:t xml:space="preserve"> INSTRUCTIONS</w:t>
      </w:r>
    </w:p>
    <w:p w14:paraId="55621FEF" w14:textId="77777777" w:rsidR="00D259F5" w:rsidRPr="007A4C04" w:rsidRDefault="00D259F5" w:rsidP="00D259F5">
      <w:pPr>
        <w:rPr>
          <w:rFonts w:ascii="Arial" w:hAnsi="Arial" w:cs="Arial"/>
          <w:b/>
          <w:sz w:val="20"/>
        </w:rPr>
      </w:pPr>
    </w:p>
    <w:tbl>
      <w:tblPr>
        <w:tblW w:w="979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7"/>
        <w:gridCol w:w="1747"/>
        <w:gridCol w:w="810"/>
        <w:gridCol w:w="2071"/>
        <w:gridCol w:w="2071"/>
        <w:gridCol w:w="2071"/>
      </w:tblGrid>
      <w:tr w:rsidR="00D259F5" w:rsidRPr="007A4C04" w14:paraId="6D469005" w14:textId="77777777" w:rsidTr="00316ADC">
        <w:trPr>
          <w:trHeight w:val="70"/>
        </w:trPr>
        <w:tc>
          <w:tcPr>
            <w:tcW w:w="1027" w:type="dxa"/>
            <w:vMerge w:val="restart"/>
          </w:tcPr>
          <w:p w14:paraId="306FEAD1"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Categories of Data Subjects and types of Personal Data Processed</w:t>
            </w:r>
          </w:p>
          <w:p w14:paraId="50902958" w14:textId="77777777" w:rsidR="00D259F5" w:rsidRPr="007A4C04" w:rsidRDefault="00D259F5" w:rsidP="00316ADC">
            <w:pPr>
              <w:numPr>
                <w:ilvl w:val="3"/>
                <w:numId w:val="0"/>
              </w:numPr>
              <w:autoSpaceDE w:val="0"/>
              <w:autoSpaceDN w:val="0"/>
              <w:adjustRightInd w:val="0"/>
              <w:spacing w:before="120" w:after="120"/>
              <w:ind w:hanging="709"/>
              <w:rPr>
                <w:rFonts w:ascii="Calibri" w:hAnsi="Calibri"/>
                <w:sz w:val="18"/>
                <w:szCs w:val="18"/>
                <w:lang w:val="en-GB" w:eastAsia="de-DE"/>
              </w:rPr>
            </w:pPr>
            <w:r w:rsidRPr="007A4C04">
              <w:rPr>
                <w:rFonts w:ascii="Calibri" w:hAnsi="Calibri"/>
                <w:sz w:val="18"/>
                <w:szCs w:val="18"/>
                <w:lang w:val="en-GB" w:eastAsia="de-DE"/>
              </w:rPr>
              <w:t>(</w:t>
            </w:r>
            <w:r w:rsidRPr="007A4C04">
              <w:rPr>
                <w:rFonts w:ascii="Calibri" w:hAnsi="Calibri"/>
                <w:i/>
                <w:sz w:val="18"/>
                <w:szCs w:val="18"/>
                <w:lang w:val="en-GB" w:eastAsia="de-DE"/>
              </w:rPr>
              <w:t>choose the applicable option(s) and complete</w:t>
            </w:r>
            <w:r w:rsidRPr="007A4C04">
              <w:rPr>
                <w:rFonts w:ascii="Calibri" w:hAnsi="Calibri"/>
                <w:sz w:val="18"/>
                <w:szCs w:val="18"/>
                <w:lang w:val="en-GB" w:eastAsia="de-DE"/>
              </w:rPr>
              <w:t>)</w:t>
            </w:r>
          </w:p>
        </w:tc>
        <w:tc>
          <w:tcPr>
            <w:tcW w:w="2557" w:type="dxa"/>
            <w:gridSpan w:val="2"/>
          </w:tcPr>
          <w:p w14:paraId="458EF181"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Employees</w:t>
            </w:r>
          </w:p>
        </w:tc>
        <w:tc>
          <w:tcPr>
            <w:tcW w:w="2071" w:type="dxa"/>
          </w:tcPr>
          <w:p w14:paraId="17D3C838"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32B4C477"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c>
          <w:tcPr>
            <w:tcW w:w="2071" w:type="dxa"/>
          </w:tcPr>
          <w:p w14:paraId="5BE1E4F1"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Consumers</w:t>
            </w:r>
          </w:p>
        </w:tc>
        <w:tc>
          <w:tcPr>
            <w:tcW w:w="2071" w:type="dxa"/>
          </w:tcPr>
          <w:p w14:paraId="0418D7FB"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48227746"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r>
      <w:tr w:rsidR="00D259F5" w:rsidRPr="007A4C04" w14:paraId="4B620851" w14:textId="77777777" w:rsidTr="00316ADC">
        <w:trPr>
          <w:trHeight w:val="70"/>
        </w:trPr>
        <w:tc>
          <w:tcPr>
            <w:tcW w:w="1027" w:type="dxa"/>
            <w:vMerge/>
          </w:tcPr>
          <w:p w14:paraId="470FF69E"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p>
        </w:tc>
        <w:tc>
          <w:tcPr>
            <w:tcW w:w="2557" w:type="dxa"/>
            <w:gridSpan w:val="2"/>
          </w:tcPr>
          <w:p w14:paraId="4A74ED54"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Job applicants</w:t>
            </w:r>
          </w:p>
        </w:tc>
        <w:tc>
          <w:tcPr>
            <w:tcW w:w="2071" w:type="dxa"/>
          </w:tcPr>
          <w:p w14:paraId="02C198DE"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58123EF5"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c>
          <w:tcPr>
            <w:tcW w:w="2071" w:type="dxa"/>
          </w:tcPr>
          <w:p w14:paraId="4F0633B1"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Visitors</w:t>
            </w:r>
          </w:p>
        </w:tc>
        <w:tc>
          <w:tcPr>
            <w:tcW w:w="2071" w:type="dxa"/>
          </w:tcPr>
          <w:p w14:paraId="3BF9F35B"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7EF9ACAB" w14:textId="77777777" w:rsidR="00D259F5" w:rsidRPr="007A4C04" w:rsidRDefault="00D259F5" w:rsidP="00316ADC">
            <w:pPr>
              <w:autoSpaceDE w:val="0"/>
              <w:autoSpaceDN w:val="0"/>
              <w:adjustRightInd w:val="0"/>
              <w:spacing w:before="120" w:after="120"/>
              <w:rPr>
                <w:rFonts w:ascii="Calibri" w:hAnsi="Calibri"/>
                <w:b/>
                <w:caps/>
                <w:sz w:val="18"/>
                <w:szCs w:val="18"/>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r>
      <w:tr w:rsidR="00D259F5" w:rsidRPr="007A4C04" w14:paraId="1B9BF09B" w14:textId="77777777" w:rsidTr="00316ADC">
        <w:trPr>
          <w:trHeight w:val="285"/>
        </w:trPr>
        <w:tc>
          <w:tcPr>
            <w:tcW w:w="1027" w:type="dxa"/>
            <w:vMerge/>
          </w:tcPr>
          <w:p w14:paraId="0AE5F05C" w14:textId="77777777" w:rsidR="00D259F5" w:rsidRPr="007A4C04" w:rsidRDefault="00D259F5" w:rsidP="00316ADC">
            <w:pPr>
              <w:autoSpaceDE w:val="0"/>
              <w:autoSpaceDN w:val="0"/>
              <w:adjustRightInd w:val="0"/>
              <w:spacing w:before="120" w:after="120"/>
              <w:jc w:val="both"/>
              <w:rPr>
                <w:rFonts w:ascii="Calibri" w:hAnsi="Calibri"/>
                <w:sz w:val="18"/>
                <w:szCs w:val="18"/>
                <w:lang w:val="en-GB" w:eastAsia="de-DE"/>
              </w:rPr>
            </w:pPr>
          </w:p>
        </w:tc>
        <w:tc>
          <w:tcPr>
            <w:tcW w:w="2557" w:type="dxa"/>
            <w:gridSpan w:val="2"/>
          </w:tcPr>
          <w:p w14:paraId="3242A03C" w14:textId="77777777" w:rsidR="00D259F5" w:rsidRPr="007A4C04" w:rsidRDefault="00D259F5" w:rsidP="00316ADC">
            <w:pPr>
              <w:autoSpaceDE w:val="0"/>
              <w:autoSpaceDN w:val="0"/>
              <w:adjustRightInd w:val="0"/>
              <w:spacing w:before="120" w:after="120"/>
              <w:jc w:val="both"/>
              <w:rPr>
                <w:rFonts w:ascii="Calibri" w:hAnsi="Calibri"/>
                <w:sz w:val="18"/>
                <w:szCs w:val="18"/>
                <w:lang w:val="en-GB" w:eastAsia="de-DE"/>
              </w:rPr>
            </w:pPr>
            <w:r w:rsidRPr="72227BA9">
              <w:rPr>
                <w:rFonts w:ascii="Calibri" w:hAnsi="Calibri"/>
                <w:sz w:val="18"/>
                <w:szCs w:val="18"/>
                <w:lang w:val="en-GB" w:eastAsia="de-DE"/>
              </w:rPr>
              <w:t xml:space="preserve">[X] </w:t>
            </w:r>
            <w:r w:rsidRPr="6B7EFFE6">
              <w:rPr>
                <w:rFonts w:ascii="Calibri" w:hAnsi="Calibri"/>
                <w:sz w:val="18"/>
                <w:szCs w:val="18"/>
                <w:lang w:val="en-GB" w:eastAsia="de-DE"/>
              </w:rPr>
              <w:t>HCPs</w:t>
            </w:r>
          </w:p>
        </w:tc>
        <w:tc>
          <w:tcPr>
            <w:tcW w:w="2071" w:type="dxa"/>
          </w:tcPr>
          <w:p w14:paraId="4109FB15"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236A0BE8">
              <w:rPr>
                <w:rFonts w:ascii="Calibri" w:hAnsi="Calibri"/>
                <w:sz w:val="18"/>
                <w:szCs w:val="18"/>
                <w:lang w:val="en-GB" w:eastAsia="de-DE"/>
              </w:rPr>
              <w:t xml:space="preserve">Sensitive Data:  </w:t>
            </w:r>
            <w:r w:rsidRPr="4098BA4E">
              <w:rPr>
                <w:rFonts w:ascii="Calibri" w:eastAsia="Aptos" w:hAnsi="Calibri"/>
                <w:sz w:val="18"/>
                <w:szCs w:val="18"/>
                <w:lang w:val="en-GB" w:eastAsia="de-DE"/>
              </w:rPr>
              <w:t>Examples include contact information (name, email address, telephone number), identification details (HCP NPI), physical/ personal characteristic for screening/</w:t>
            </w:r>
            <w:r w:rsidRPr="73EA9379">
              <w:rPr>
                <w:rFonts w:ascii="Calibri" w:hAnsi="Calibri"/>
                <w:sz w:val="18"/>
                <w:szCs w:val="18"/>
                <w:lang w:val="en-GB" w:eastAsia="de-DE"/>
              </w:rPr>
              <w:t xml:space="preserve"> </w:t>
            </w:r>
            <w:r w:rsidRPr="4098BA4E">
              <w:rPr>
                <w:rFonts w:ascii="Calibri" w:eastAsia="Aptos" w:hAnsi="Calibri"/>
                <w:sz w:val="18"/>
                <w:szCs w:val="18"/>
                <w:lang w:val="en-GB" w:eastAsia="de-DE"/>
              </w:rPr>
              <w:t>demographic purposes, electronic tracking (IP address, mobile device ID), market research responses, education and training information</w:t>
            </w:r>
          </w:p>
          <w:p w14:paraId="36F233F0" w14:textId="77777777" w:rsidR="00D259F5" w:rsidRPr="007A4C04" w:rsidRDefault="00D259F5" w:rsidP="00316ADC">
            <w:pPr>
              <w:autoSpaceDE w:val="0"/>
              <w:autoSpaceDN w:val="0"/>
              <w:adjustRightInd w:val="0"/>
              <w:spacing w:before="120" w:after="120"/>
              <w:rPr>
                <w:rFonts w:ascii="Calibri" w:hAnsi="Calibri"/>
                <w:b/>
                <w:caps/>
                <w:sz w:val="18"/>
                <w:szCs w:val="18"/>
                <w:lang w:val="en-GB" w:eastAsia="de-DE"/>
              </w:rPr>
            </w:pPr>
            <w:r w:rsidRPr="007A4C04">
              <w:rPr>
                <w:rFonts w:ascii="Calibri" w:hAnsi="Calibri"/>
                <w:sz w:val="18"/>
                <w:szCs w:val="18"/>
                <w:lang w:val="en-GB" w:eastAsia="de-DE"/>
              </w:rPr>
              <w:t xml:space="preserve">Other Personal Data: </w:t>
            </w:r>
          </w:p>
        </w:tc>
        <w:tc>
          <w:tcPr>
            <w:tcW w:w="2071" w:type="dxa"/>
          </w:tcPr>
          <w:p w14:paraId="04BF59D4"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Web users</w:t>
            </w:r>
          </w:p>
        </w:tc>
        <w:tc>
          <w:tcPr>
            <w:tcW w:w="2071" w:type="dxa"/>
          </w:tcPr>
          <w:p w14:paraId="3BE5D31D"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7AE0C2BE" w14:textId="77777777" w:rsidR="00D259F5" w:rsidRPr="007A4C04" w:rsidRDefault="00D259F5" w:rsidP="00316ADC">
            <w:pPr>
              <w:autoSpaceDE w:val="0"/>
              <w:autoSpaceDN w:val="0"/>
              <w:adjustRightInd w:val="0"/>
              <w:spacing w:before="120" w:after="120"/>
              <w:rPr>
                <w:rFonts w:ascii="Calibri" w:hAnsi="Calibri"/>
                <w:b/>
                <w:caps/>
                <w:sz w:val="18"/>
                <w:szCs w:val="18"/>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r>
      <w:tr w:rsidR="00D259F5" w:rsidRPr="007A4C04" w14:paraId="0F14AADF" w14:textId="77777777" w:rsidTr="00316ADC">
        <w:trPr>
          <w:trHeight w:val="285"/>
        </w:trPr>
        <w:tc>
          <w:tcPr>
            <w:tcW w:w="1027" w:type="dxa"/>
            <w:vMerge/>
          </w:tcPr>
          <w:p w14:paraId="486A2E45" w14:textId="77777777" w:rsidR="00D259F5" w:rsidRPr="007A4C04" w:rsidRDefault="00D259F5" w:rsidP="00316ADC">
            <w:pPr>
              <w:autoSpaceDE w:val="0"/>
              <w:autoSpaceDN w:val="0"/>
              <w:adjustRightInd w:val="0"/>
              <w:spacing w:before="120" w:after="120"/>
              <w:jc w:val="both"/>
              <w:rPr>
                <w:rFonts w:ascii="Calibri" w:hAnsi="Calibri"/>
                <w:sz w:val="18"/>
                <w:szCs w:val="18"/>
                <w:lang w:val="en-GB" w:eastAsia="de-DE"/>
              </w:rPr>
            </w:pPr>
          </w:p>
        </w:tc>
        <w:tc>
          <w:tcPr>
            <w:tcW w:w="2557" w:type="dxa"/>
            <w:gridSpan w:val="2"/>
          </w:tcPr>
          <w:p w14:paraId="2C7DDD3E" w14:textId="77777777" w:rsidR="00D259F5" w:rsidRPr="007A4C04" w:rsidRDefault="00D259F5" w:rsidP="00D259F5">
            <w:pPr>
              <w:numPr>
                <w:ilvl w:val="0"/>
                <w:numId w:val="11"/>
              </w:numPr>
              <w:autoSpaceDE w:val="0"/>
              <w:autoSpaceDN w:val="0"/>
              <w:adjustRightInd w:val="0"/>
              <w:spacing w:before="120" w:after="120"/>
              <w:ind w:left="363" w:hanging="283"/>
              <w:rPr>
                <w:rFonts w:ascii="Calibri" w:hAnsi="Calibri"/>
                <w:sz w:val="18"/>
                <w:szCs w:val="18"/>
                <w:lang w:val="en-GB" w:eastAsia="de-DE"/>
              </w:rPr>
            </w:pPr>
            <w:r w:rsidRPr="007A4C04">
              <w:rPr>
                <w:rFonts w:ascii="Calibri" w:hAnsi="Calibri"/>
                <w:sz w:val="18"/>
                <w:szCs w:val="18"/>
                <w:lang w:val="en-GB" w:eastAsia="de-DE"/>
              </w:rPr>
              <w:t>Business contacts (e.g., actual or prospective vendor or customer representatives)</w:t>
            </w:r>
          </w:p>
        </w:tc>
        <w:tc>
          <w:tcPr>
            <w:tcW w:w="2071" w:type="dxa"/>
          </w:tcPr>
          <w:p w14:paraId="739D54A2"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75C4C522" w14:textId="77777777" w:rsidR="00D259F5" w:rsidRPr="007A4C04" w:rsidRDefault="00D259F5" w:rsidP="00316ADC">
            <w:pPr>
              <w:autoSpaceDE w:val="0"/>
              <w:autoSpaceDN w:val="0"/>
              <w:adjustRightInd w:val="0"/>
              <w:spacing w:before="120" w:after="120"/>
              <w:rPr>
                <w:rFonts w:ascii="Calibri" w:hAnsi="Calibri"/>
                <w:b/>
                <w:caps/>
                <w:sz w:val="18"/>
                <w:szCs w:val="18"/>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c>
          <w:tcPr>
            <w:tcW w:w="2071" w:type="dxa"/>
          </w:tcPr>
          <w:p w14:paraId="18CB93FA"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App users</w:t>
            </w:r>
          </w:p>
        </w:tc>
        <w:tc>
          <w:tcPr>
            <w:tcW w:w="2071" w:type="dxa"/>
          </w:tcPr>
          <w:p w14:paraId="54F8A394"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61A842B9" w14:textId="77777777" w:rsidR="00D259F5" w:rsidRPr="007A4C04" w:rsidRDefault="00D259F5" w:rsidP="00316ADC">
            <w:pPr>
              <w:autoSpaceDE w:val="0"/>
              <w:autoSpaceDN w:val="0"/>
              <w:adjustRightInd w:val="0"/>
              <w:spacing w:before="120" w:after="120"/>
              <w:rPr>
                <w:rFonts w:ascii="Calibri" w:hAnsi="Calibri"/>
                <w:b/>
                <w:caps/>
                <w:sz w:val="18"/>
                <w:szCs w:val="18"/>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r>
      <w:tr w:rsidR="00D259F5" w:rsidRPr="007A4C04" w14:paraId="1E92DC82" w14:textId="77777777" w:rsidTr="00316ADC">
        <w:trPr>
          <w:trHeight w:val="285"/>
        </w:trPr>
        <w:tc>
          <w:tcPr>
            <w:tcW w:w="1027" w:type="dxa"/>
            <w:vMerge/>
          </w:tcPr>
          <w:p w14:paraId="26EBE390" w14:textId="77777777" w:rsidR="00D259F5" w:rsidRPr="007A4C04" w:rsidRDefault="00D259F5" w:rsidP="00316ADC">
            <w:pPr>
              <w:autoSpaceDE w:val="0"/>
              <w:autoSpaceDN w:val="0"/>
              <w:adjustRightInd w:val="0"/>
              <w:spacing w:before="120" w:after="120"/>
              <w:jc w:val="both"/>
              <w:rPr>
                <w:rFonts w:ascii="Calibri" w:hAnsi="Calibri"/>
                <w:sz w:val="18"/>
                <w:szCs w:val="18"/>
                <w:lang w:val="en-GB" w:eastAsia="de-DE"/>
              </w:rPr>
            </w:pPr>
          </w:p>
        </w:tc>
        <w:tc>
          <w:tcPr>
            <w:tcW w:w="2557" w:type="dxa"/>
            <w:gridSpan w:val="2"/>
          </w:tcPr>
          <w:p w14:paraId="4285C7C8" w14:textId="77777777" w:rsidR="00D259F5" w:rsidRPr="007A4C04" w:rsidRDefault="00D259F5" w:rsidP="00316ADC">
            <w:pPr>
              <w:autoSpaceDE w:val="0"/>
              <w:autoSpaceDN w:val="0"/>
              <w:adjustRightInd w:val="0"/>
              <w:spacing w:before="120" w:after="120"/>
              <w:ind w:left="363" w:hanging="283"/>
              <w:jc w:val="both"/>
              <w:rPr>
                <w:rFonts w:ascii="Calibri" w:hAnsi="Calibri"/>
                <w:sz w:val="18"/>
                <w:szCs w:val="18"/>
                <w:lang w:val="en-GB" w:eastAsia="de-DE"/>
              </w:rPr>
            </w:pPr>
            <w:r w:rsidRPr="6F869BD6">
              <w:rPr>
                <w:rFonts w:ascii="Calibri" w:hAnsi="Calibri"/>
                <w:sz w:val="18"/>
                <w:szCs w:val="18"/>
                <w:lang w:val="en-GB" w:eastAsia="de-DE"/>
              </w:rPr>
              <w:t xml:space="preserve">[X] </w:t>
            </w:r>
            <w:r w:rsidRPr="2A33D879">
              <w:rPr>
                <w:rFonts w:ascii="Calibri" w:hAnsi="Calibri"/>
                <w:sz w:val="18"/>
                <w:szCs w:val="18"/>
                <w:lang w:val="en-GB" w:eastAsia="de-DE"/>
              </w:rPr>
              <w:t>Patients</w:t>
            </w:r>
          </w:p>
        </w:tc>
        <w:tc>
          <w:tcPr>
            <w:tcW w:w="2071" w:type="dxa"/>
          </w:tcPr>
          <w:p w14:paraId="214E0D8A"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 xml:space="preserve">Sensitive Data: </w:t>
            </w:r>
            <w:r w:rsidRPr="72F71C9C">
              <w:rPr>
                <w:rFonts w:ascii="Calibri" w:hAnsi="Calibri"/>
                <w:sz w:val="18"/>
                <w:szCs w:val="18"/>
                <w:lang w:val="en-GB" w:eastAsia="de-DE"/>
              </w:rPr>
              <w:t xml:space="preserve"> Examples include </w:t>
            </w:r>
            <w:r w:rsidRPr="37264ACC">
              <w:rPr>
                <w:rFonts w:ascii="Calibri" w:hAnsi="Calibri"/>
                <w:sz w:val="18"/>
                <w:szCs w:val="18"/>
                <w:lang w:val="en-GB" w:eastAsia="de-DE"/>
              </w:rPr>
              <w:t>health information, personal characteristics.</w:t>
            </w:r>
          </w:p>
          <w:p w14:paraId="4A6A1E5B" w14:textId="77777777" w:rsidR="00D259F5" w:rsidRPr="007A4C04" w:rsidRDefault="00D259F5" w:rsidP="00316ADC">
            <w:pPr>
              <w:autoSpaceDE w:val="0"/>
              <w:autoSpaceDN w:val="0"/>
              <w:adjustRightInd w:val="0"/>
              <w:spacing w:before="120" w:after="120"/>
              <w:rPr>
                <w:rFonts w:ascii="Calibri" w:hAnsi="Calibri"/>
                <w:b/>
                <w:caps/>
                <w:sz w:val="18"/>
                <w:szCs w:val="18"/>
                <w:lang w:val="en-GB" w:eastAsia="de-DE"/>
              </w:rPr>
            </w:pPr>
            <w:r w:rsidRPr="007A4C04">
              <w:rPr>
                <w:rFonts w:ascii="Calibri" w:hAnsi="Calibri"/>
                <w:sz w:val="18"/>
                <w:szCs w:val="18"/>
                <w:lang w:val="en-GB" w:eastAsia="de-DE"/>
              </w:rPr>
              <w:t xml:space="preserve">Other Personal Data: </w:t>
            </w:r>
          </w:p>
        </w:tc>
        <w:tc>
          <w:tcPr>
            <w:tcW w:w="2071" w:type="dxa"/>
          </w:tcPr>
          <w:p w14:paraId="641B5DE0"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highlight w:val="yellow"/>
                <w:lang w:val="en-GB" w:eastAsia="de-DE"/>
              </w:rPr>
              <w:t>[other]</w:t>
            </w:r>
          </w:p>
        </w:tc>
        <w:tc>
          <w:tcPr>
            <w:tcW w:w="2071" w:type="dxa"/>
          </w:tcPr>
          <w:p w14:paraId="08ED4BE5"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Sensitive Data: [</w:t>
            </w:r>
            <w:r w:rsidRPr="007A4C04">
              <w:rPr>
                <w:rFonts w:ascii="Calibri" w:hAnsi="Calibri"/>
                <w:sz w:val="18"/>
                <w:szCs w:val="18"/>
                <w:highlight w:val="yellow"/>
                <w:lang w:val="en-GB" w:eastAsia="de-DE"/>
              </w:rPr>
              <w:t>types or Sensitive Data (if any)</w:t>
            </w:r>
            <w:r w:rsidRPr="007A4C04">
              <w:rPr>
                <w:rFonts w:ascii="Calibri" w:hAnsi="Calibri"/>
                <w:sz w:val="18"/>
                <w:szCs w:val="18"/>
                <w:lang w:val="en-GB" w:eastAsia="de-DE"/>
              </w:rPr>
              <w:t>]</w:t>
            </w:r>
          </w:p>
          <w:p w14:paraId="12854ACA" w14:textId="77777777" w:rsidR="00D259F5" w:rsidRPr="007A4C04" w:rsidRDefault="00D259F5" w:rsidP="00316ADC">
            <w:pPr>
              <w:autoSpaceDE w:val="0"/>
              <w:autoSpaceDN w:val="0"/>
              <w:adjustRightInd w:val="0"/>
              <w:spacing w:before="120" w:after="120"/>
              <w:rPr>
                <w:rFonts w:ascii="Calibri" w:hAnsi="Calibri"/>
                <w:sz w:val="18"/>
                <w:szCs w:val="18"/>
                <w:highlight w:val="yellow"/>
                <w:lang w:val="en-GB" w:eastAsia="de-DE"/>
              </w:rPr>
            </w:pPr>
            <w:r w:rsidRPr="007A4C04">
              <w:rPr>
                <w:rFonts w:ascii="Calibri" w:hAnsi="Calibri"/>
                <w:sz w:val="18"/>
                <w:szCs w:val="18"/>
                <w:lang w:val="en-GB" w:eastAsia="de-DE"/>
              </w:rPr>
              <w:t>Other Personal Data: [</w:t>
            </w:r>
            <w:r w:rsidRPr="007A4C04">
              <w:rPr>
                <w:rFonts w:ascii="Calibri" w:hAnsi="Calibri"/>
                <w:sz w:val="18"/>
                <w:szCs w:val="18"/>
                <w:highlight w:val="yellow"/>
                <w:lang w:val="en-GB" w:eastAsia="de-DE"/>
              </w:rPr>
              <w:t>types of other Personal Data</w:t>
            </w:r>
            <w:r w:rsidRPr="007A4C04">
              <w:rPr>
                <w:rFonts w:ascii="Calibri" w:hAnsi="Calibri"/>
                <w:sz w:val="18"/>
                <w:szCs w:val="18"/>
                <w:lang w:val="en-GB" w:eastAsia="de-DE"/>
              </w:rPr>
              <w:t>]</w:t>
            </w:r>
          </w:p>
        </w:tc>
      </w:tr>
      <w:tr w:rsidR="00D259F5" w:rsidRPr="007A4C04" w14:paraId="25EA465D" w14:textId="77777777" w:rsidTr="00316ADC">
        <w:tc>
          <w:tcPr>
            <w:tcW w:w="1027" w:type="dxa"/>
          </w:tcPr>
          <w:p w14:paraId="032238C1"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Processing activities and general instructions</w:t>
            </w:r>
          </w:p>
        </w:tc>
        <w:tc>
          <w:tcPr>
            <w:tcW w:w="8770" w:type="dxa"/>
            <w:gridSpan w:val="5"/>
          </w:tcPr>
          <w:p w14:paraId="52E7E934" w14:textId="77777777" w:rsidR="00D259F5" w:rsidRPr="007A4C04" w:rsidRDefault="00D259F5" w:rsidP="00316ADC">
            <w:pPr>
              <w:autoSpaceDE w:val="0"/>
              <w:autoSpaceDN w:val="0"/>
              <w:adjustRightInd w:val="0"/>
              <w:spacing w:before="120" w:after="120"/>
              <w:jc w:val="both"/>
              <w:rPr>
                <w:rFonts w:ascii="Calibri" w:eastAsia="Calibri" w:hAnsi="Calibri" w:cs="Calibri"/>
                <w:sz w:val="18"/>
                <w:szCs w:val="18"/>
                <w:lang w:val="en-GB"/>
              </w:rPr>
            </w:pPr>
            <w:r w:rsidRPr="007A4C04">
              <w:rPr>
                <w:rFonts w:ascii="Calibri" w:hAnsi="Calibri"/>
                <w:sz w:val="18"/>
                <w:szCs w:val="18"/>
                <w:lang w:val="en-GB" w:eastAsia="de-DE"/>
              </w:rPr>
              <w:t>Supplier shall carry out the following Processing activities as part of the Services:</w:t>
            </w:r>
            <w:r>
              <w:rPr>
                <w:rFonts w:ascii="Calibri" w:hAnsi="Calibri"/>
                <w:sz w:val="18"/>
                <w:szCs w:val="18"/>
                <w:lang w:val="en-GB" w:eastAsia="de-DE"/>
              </w:rPr>
              <w:t xml:space="preserve"> </w:t>
            </w:r>
            <w:r w:rsidRPr="53A99A82">
              <w:rPr>
                <w:rFonts w:ascii="Calibri" w:eastAsia="Calibri" w:hAnsi="Calibri" w:cs="Calibri"/>
                <w:sz w:val="18"/>
                <w:szCs w:val="18"/>
                <w:lang w:val="en-GB"/>
              </w:rPr>
              <w:t>We process personal information as a routine part of any primary market research studies conducted on behalf of the company to provide insight and support decision</w:t>
            </w:r>
            <w:r w:rsidRPr="7DF91689">
              <w:rPr>
                <w:rFonts w:ascii="Calibri" w:eastAsia="Calibri" w:hAnsi="Calibri" w:cs="Calibri"/>
                <w:sz w:val="18"/>
                <w:szCs w:val="18"/>
                <w:lang w:val="en-GB"/>
              </w:rPr>
              <w:t>-</w:t>
            </w:r>
            <w:r w:rsidRPr="53A99A82">
              <w:rPr>
                <w:rFonts w:ascii="Calibri" w:eastAsia="Calibri" w:hAnsi="Calibri" w:cs="Calibri"/>
                <w:sz w:val="18"/>
                <w:szCs w:val="18"/>
                <w:lang w:val="en-GB"/>
              </w:rPr>
              <w:t xml:space="preserve">making. </w:t>
            </w:r>
            <w:r w:rsidRPr="7A26D125">
              <w:rPr>
                <w:rFonts w:ascii="Calibri" w:eastAsia="Calibri" w:hAnsi="Calibri" w:cs="Calibri"/>
                <w:sz w:val="18"/>
                <w:szCs w:val="18"/>
                <w:lang w:val="en-GB"/>
              </w:rPr>
              <w:t>We collect</w:t>
            </w:r>
            <w:r w:rsidRPr="353CD2BF">
              <w:rPr>
                <w:rFonts w:ascii="Calibri" w:eastAsia="Calibri" w:hAnsi="Calibri" w:cs="Calibri"/>
                <w:sz w:val="18"/>
                <w:szCs w:val="18"/>
                <w:lang w:val="en-GB"/>
              </w:rPr>
              <w:t xml:space="preserve"> and organize</w:t>
            </w:r>
            <w:r w:rsidRPr="7A26D125">
              <w:rPr>
                <w:rFonts w:ascii="Calibri" w:eastAsia="Calibri" w:hAnsi="Calibri" w:cs="Calibri"/>
                <w:sz w:val="18"/>
                <w:szCs w:val="18"/>
                <w:lang w:val="en-GB"/>
              </w:rPr>
              <w:t xml:space="preserve"> </w:t>
            </w:r>
            <w:r w:rsidRPr="38D5AC2D">
              <w:rPr>
                <w:rFonts w:ascii="Calibri" w:eastAsia="Calibri" w:hAnsi="Calibri" w:cs="Calibri"/>
                <w:sz w:val="18"/>
                <w:szCs w:val="18"/>
                <w:lang w:val="en-GB"/>
              </w:rPr>
              <w:t>the</w:t>
            </w:r>
            <w:r w:rsidRPr="7A26D125">
              <w:rPr>
                <w:rFonts w:ascii="Calibri" w:eastAsia="Calibri" w:hAnsi="Calibri" w:cs="Calibri"/>
                <w:sz w:val="18"/>
                <w:szCs w:val="18"/>
                <w:lang w:val="en-GB"/>
              </w:rPr>
              <w:t xml:space="preserve"> information, store any non-sensitive information, anonymize, and eventually destroy personal information. All personal </w:t>
            </w:r>
            <w:r w:rsidRPr="12D94DD0">
              <w:rPr>
                <w:rFonts w:ascii="Calibri" w:eastAsia="Calibri" w:hAnsi="Calibri" w:cs="Calibri"/>
                <w:sz w:val="18"/>
                <w:szCs w:val="18"/>
                <w:lang w:val="en-GB"/>
              </w:rPr>
              <w:t>data is</w:t>
            </w:r>
            <w:r w:rsidRPr="7A26D125">
              <w:rPr>
                <w:rFonts w:ascii="Calibri" w:eastAsia="Calibri" w:hAnsi="Calibri" w:cs="Calibri"/>
                <w:sz w:val="18"/>
                <w:szCs w:val="18"/>
                <w:lang w:val="en-GB"/>
              </w:rPr>
              <w:t xml:space="preserve"> collected at the consent of the data subject. Only relevant and not excessive PI will be processed in accordance with the </w:t>
            </w:r>
            <w:r w:rsidRPr="1767CB45">
              <w:rPr>
                <w:rFonts w:ascii="Calibri" w:eastAsia="Calibri" w:hAnsi="Calibri" w:cs="Calibri"/>
                <w:sz w:val="18"/>
                <w:szCs w:val="18"/>
                <w:lang w:val="en-GB"/>
              </w:rPr>
              <w:t>SOW</w:t>
            </w:r>
            <w:r w:rsidRPr="7A26D125">
              <w:rPr>
                <w:rFonts w:ascii="Calibri" w:eastAsia="Calibri" w:hAnsi="Calibri" w:cs="Calibri"/>
                <w:sz w:val="18"/>
                <w:szCs w:val="18"/>
                <w:lang w:val="en-GB"/>
              </w:rPr>
              <w:t xml:space="preserve">. There is clear information </w:t>
            </w:r>
            <w:r w:rsidRPr="5A64064C">
              <w:rPr>
                <w:rFonts w:ascii="Calibri" w:eastAsia="Calibri" w:hAnsi="Calibri" w:cs="Calibri"/>
                <w:sz w:val="18"/>
                <w:szCs w:val="18"/>
                <w:lang w:val="en-GB"/>
              </w:rPr>
              <w:t>within our</w:t>
            </w:r>
            <w:r w:rsidRPr="7A26D125">
              <w:rPr>
                <w:rFonts w:ascii="Calibri" w:eastAsia="Calibri" w:hAnsi="Calibri" w:cs="Calibri"/>
                <w:sz w:val="18"/>
                <w:szCs w:val="18"/>
                <w:lang w:val="en-GB"/>
              </w:rPr>
              <w:t xml:space="preserve"> privacy policy </w:t>
            </w:r>
            <w:r w:rsidRPr="443F3271">
              <w:rPr>
                <w:rFonts w:ascii="Calibri" w:eastAsia="Calibri" w:hAnsi="Calibri" w:cs="Calibri"/>
                <w:sz w:val="18"/>
                <w:szCs w:val="18"/>
                <w:lang w:val="en-GB"/>
              </w:rPr>
              <w:t>surrounding data collection and data subject rights.</w:t>
            </w:r>
          </w:p>
        </w:tc>
      </w:tr>
      <w:tr w:rsidR="00D259F5" w:rsidRPr="007A4C04" w14:paraId="5082A790" w14:textId="77777777" w:rsidTr="00316ADC">
        <w:tc>
          <w:tcPr>
            <w:tcW w:w="1027" w:type="dxa"/>
          </w:tcPr>
          <w:p w14:paraId="279A196E"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Duration of Processing</w:t>
            </w:r>
          </w:p>
        </w:tc>
        <w:tc>
          <w:tcPr>
            <w:tcW w:w="8770" w:type="dxa"/>
            <w:gridSpan w:val="5"/>
          </w:tcPr>
          <w:p w14:paraId="5DCE5AEA" w14:textId="77777777" w:rsidR="00D259F5" w:rsidRPr="007A4C04" w:rsidRDefault="00D259F5" w:rsidP="00316ADC">
            <w:pPr>
              <w:autoSpaceDE w:val="0"/>
              <w:autoSpaceDN w:val="0"/>
              <w:adjustRightInd w:val="0"/>
              <w:spacing w:before="120" w:after="120"/>
              <w:jc w:val="both"/>
              <w:rPr>
                <w:rFonts w:ascii="Calibri" w:hAnsi="Calibri"/>
                <w:sz w:val="18"/>
                <w:szCs w:val="18"/>
                <w:lang w:val="en-GB" w:eastAsia="de-DE"/>
              </w:rPr>
            </w:pPr>
            <w:r w:rsidRPr="007A4C04">
              <w:rPr>
                <w:rFonts w:ascii="Calibri" w:hAnsi="Calibri"/>
                <w:sz w:val="18"/>
                <w:szCs w:val="18"/>
                <w:lang w:val="en-GB" w:eastAsia="de-DE"/>
              </w:rPr>
              <w:t>The term of the Services, i.e.</w:t>
            </w:r>
            <w:proofErr w:type="gramStart"/>
            <w:r w:rsidRPr="007A4C04">
              <w:rPr>
                <w:rFonts w:ascii="Calibri" w:hAnsi="Calibri"/>
                <w:sz w:val="18"/>
                <w:szCs w:val="18"/>
                <w:lang w:val="en-GB" w:eastAsia="de-DE"/>
              </w:rPr>
              <w:t xml:space="preserve">, </w:t>
            </w:r>
            <w:r w:rsidRPr="7557BEEC">
              <w:rPr>
                <w:rFonts w:ascii="Calibri" w:hAnsi="Calibri"/>
                <w:sz w:val="18"/>
                <w:szCs w:val="18"/>
                <w:lang w:val="en-GB" w:eastAsia="de-DE"/>
              </w:rPr>
              <w:t xml:space="preserve"> </w:t>
            </w:r>
            <w:r w:rsidRPr="66F37150">
              <w:rPr>
                <w:rFonts w:ascii="Calibri" w:hAnsi="Calibri"/>
                <w:sz w:val="18"/>
                <w:szCs w:val="18"/>
                <w:lang w:val="en-GB" w:eastAsia="de-DE"/>
              </w:rPr>
              <w:t>as</w:t>
            </w:r>
            <w:proofErr w:type="gramEnd"/>
            <w:r w:rsidRPr="66F37150">
              <w:rPr>
                <w:rFonts w:ascii="Calibri" w:hAnsi="Calibri"/>
                <w:sz w:val="18"/>
                <w:szCs w:val="18"/>
                <w:lang w:val="en-GB" w:eastAsia="de-DE"/>
              </w:rPr>
              <w:t xml:space="preserve"> defined in the SOW</w:t>
            </w:r>
            <w:r w:rsidRPr="7557BEEC">
              <w:rPr>
                <w:rFonts w:ascii="Calibri" w:hAnsi="Calibri"/>
                <w:sz w:val="18"/>
                <w:szCs w:val="18"/>
                <w:lang w:val="en-GB" w:eastAsia="de-DE"/>
              </w:rPr>
              <w:t>,</w:t>
            </w:r>
            <w:r w:rsidRPr="007A4C04">
              <w:rPr>
                <w:rFonts w:ascii="Calibri" w:hAnsi="Calibri"/>
                <w:sz w:val="18"/>
                <w:szCs w:val="18"/>
                <w:lang w:val="en-GB" w:eastAsia="de-DE"/>
              </w:rPr>
              <w:t xml:space="preserve"> except as otherwise agreed to in writing by the parties.</w:t>
            </w:r>
          </w:p>
        </w:tc>
      </w:tr>
      <w:tr w:rsidR="00D259F5" w:rsidRPr="007A4C04" w14:paraId="1D2527C0" w14:textId="77777777" w:rsidTr="00316ADC">
        <w:trPr>
          <w:trHeight w:val="180"/>
        </w:trPr>
        <w:tc>
          <w:tcPr>
            <w:tcW w:w="1027" w:type="dxa"/>
            <w:vMerge w:val="restart"/>
          </w:tcPr>
          <w:p w14:paraId="3F631003"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lastRenderedPageBreak/>
              <w:t>Specific instructions</w:t>
            </w:r>
          </w:p>
          <w:p w14:paraId="566A0E9E"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p>
        </w:tc>
        <w:tc>
          <w:tcPr>
            <w:tcW w:w="1747" w:type="dxa"/>
          </w:tcPr>
          <w:p w14:paraId="3DBFA0D6"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Notices to Data Subjects and consent</w:t>
            </w:r>
          </w:p>
          <w:p w14:paraId="7B89F89F"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w:t>
            </w:r>
            <w:r w:rsidRPr="007A4C04">
              <w:rPr>
                <w:rFonts w:ascii="Calibri" w:hAnsi="Calibri"/>
                <w:i/>
                <w:sz w:val="18"/>
                <w:szCs w:val="18"/>
                <w:lang w:val="en-GB" w:eastAsia="de-DE"/>
              </w:rPr>
              <w:t>choose the applicable option</w:t>
            </w:r>
            <w:r w:rsidRPr="007A4C04">
              <w:rPr>
                <w:rFonts w:ascii="Calibri" w:hAnsi="Calibri"/>
                <w:sz w:val="18"/>
                <w:szCs w:val="18"/>
                <w:lang w:val="en-GB" w:eastAsia="de-DE"/>
              </w:rPr>
              <w:t>)</w:t>
            </w:r>
          </w:p>
        </w:tc>
        <w:tc>
          <w:tcPr>
            <w:tcW w:w="7023" w:type="dxa"/>
            <w:gridSpan w:val="4"/>
          </w:tcPr>
          <w:p w14:paraId="7713E584"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Supplier not required to provide a privacy notice to Data Subjects on behalf of Pfizer</w:t>
            </w:r>
          </w:p>
          <w:p w14:paraId="5158FF99" w14:textId="77777777" w:rsidR="00D259F5" w:rsidRPr="007A4C04" w:rsidRDefault="00D259F5" w:rsidP="00316ADC">
            <w:pPr>
              <w:autoSpaceDE w:val="0"/>
              <w:autoSpaceDN w:val="0"/>
              <w:adjustRightInd w:val="0"/>
              <w:spacing w:before="120" w:after="120"/>
              <w:ind w:left="363" w:hanging="283"/>
              <w:jc w:val="both"/>
              <w:rPr>
                <w:rFonts w:ascii="Calibri" w:hAnsi="Calibri"/>
                <w:sz w:val="18"/>
                <w:szCs w:val="18"/>
                <w:lang w:val="en-GB" w:eastAsia="de-DE"/>
              </w:rPr>
            </w:pPr>
            <w:r w:rsidRPr="411DF12E">
              <w:rPr>
                <w:rFonts w:ascii="Calibri" w:hAnsi="Calibri"/>
                <w:sz w:val="18"/>
                <w:szCs w:val="18"/>
                <w:lang w:val="en-GB" w:eastAsia="de-DE"/>
              </w:rPr>
              <w:t>[X]</w:t>
            </w:r>
            <w:r w:rsidRPr="41E37DD5">
              <w:rPr>
                <w:rFonts w:ascii="Calibri" w:hAnsi="Calibri"/>
                <w:sz w:val="18"/>
                <w:szCs w:val="18"/>
                <w:lang w:val="en-GB" w:eastAsia="de-DE"/>
              </w:rPr>
              <w:t xml:space="preserve"> </w:t>
            </w:r>
            <w:r w:rsidRPr="007A4C04">
              <w:rPr>
                <w:rFonts w:ascii="Calibri" w:hAnsi="Calibri"/>
                <w:sz w:val="18"/>
                <w:szCs w:val="18"/>
                <w:lang w:val="en-GB" w:eastAsia="de-DE"/>
              </w:rPr>
              <w:t>Supplier shall provide a privacy notice to all Data Subjects prior to the collection of Personal Data</w:t>
            </w:r>
          </w:p>
          <w:p w14:paraId="5E527A28" w14:textId="1DC9A5F4" w:rsidR="00D259F5" w:rsidRPr="007A4C04" w:rsidRDefault="00D259F5" w:rsidP="00316ADC">
            <w:pPr>
              <w:autoSpaceDE w:val="0"/>
              <w:autoSpaceDN w:val="0"/>
              <w:adjustRightInd w:val="0"/>
              <w:spacing w:before="120" w:after="120"/>
              <w:ind w:left="363" w:hanging="283"/>
              <w:jc w:val="both"/>
              <w:rPr>
                <w:rFonts w:ascii="Calibri" w:hAnsi="Calibri"/>
                <w:sz w:val="18"/>
                <w:szCs w:val="18"/>
                <w:lang w:val="en-GB" w:eastAsia="de-DE"/>
              </w:rPr>
            </w:pPr>
            <w:r w:rsidRPr="18A5D4C3">
              <w:rPr>
                <w:rFonts w:ascii="Calibri" w:hAnsi="Calibri"/>
                <w:sz w:val="18"/>
                <w:szCs w:val="18"/>
                <w:lang w:val="en-GB" w:eastAsia="de-DE"/>
              </w:rPr>
              <w:t>[</w:t>
            </w:r>
            <w:r w:rsidRPr="6DE57795">
              <w:rPr>
                <w:rFonts w:ascii="Calibri" w:hAnsi="Calibri"/>
                <w:sz w:val="18"/>
                <w:szCs w:val="18"/>
                <w:lang w:val="en-GB" w:eastAsia="de-DE"/>
              </w:rPr>
              <w:t xml:space="preserve">X] </w:t>
            </w:r>
            <w:r w:rsidRPr="007A4C04">
              <w:rPr>
                <w:rFonts w:ascii="Calibri" w:hAnsi="Calibri"/>
                <w:sz w:val="18"/>
                <w:szCs w:val="18"/>
                <w:lang w:val="en-GB" w:eastAsia="de-DE"/>
              </w:rPr>
              <w:t>Supplier shall request written explicit consent from the Data Subjects.</w:t>
            </w:r>
          </w:p>
        </w:tc>
      </w:tr>
      <w:tr w:rsidR="00D259F5" w:rsidRPr="007A4C04" w14:paraId="1A66161F" w14:textId="77777777" w:rsidTr="00316ADC">
        <w:trPr>
          <w:trHeight w:val="180"/>
        </w:trPr>
        <w:tc>
          <w:tcPr>
            <w:tcW w:w="1027" w:type="dxa"/>
            <w:vMerge/>
          </w:tcPr>
          <w:p w14:paraId="3572B4B6"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p>
        </w:tc>
        <w:tc>
          <w:tcPr>
            <w:tcW w:w="1747" w:type="dxa"/>
          </w:tcPr>
          <w:p w14:paraId="0C8B7A4B"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Individual rights</w:t>
            </w:r>
          </w:p>
          <w:p w14:paraId="5DDF505B"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w:t>
            </w:r>
            <w:r w:rsidRPr="007A4C04">
              <w:rPr>
                <w:rFonts w:ascii="Calibri" w:hAnsi="Calibri"/>
                <w:i/>
                <w:sz w:val="18"/>
                <w:szCs w:val="18"/>
                <w:lang w:val="en-GB" w:eastAsia="de-DE"/>
              </w:rPr>
              <w:t>choose the applicable option</w:t>
            </w:r>
            <w:r w:rsidRPr="007A4C04">
              <w:rPr>
                <w:rFonts w:ascii="Calibri" w:hAnsi="Calibri"/>
                <w:sz w:val="18"/>
                <w:szCs w:val="18"/>
                <w:lang w:val="en-GB" w:eastAsia="de-DE"/>
              </w:rPr>
              <w:t>)</w:t>
            </w:r>
          </w:p>
        </w:tc>
        <w:tc>
          <w:tcPr>
            <w:tcW w:w="7023" w:type="dxa"/>
            <w:gridSpan w:val="4"/>
          </w:tcPr>
          <w:p w14:paraId="5B1AAD57" w14:textId="77777777" w:rsidR="00D259F5" w:rsidRPr="007A4C04" w:rsidRDefault="00D259F5" w:rsidP="00316ADC">
            <w:pPr>
              <w:autoSpaceDE w:val="0"/>
              <w:autoSpaceDN w:val="0"/>
              <w:adjustRightInd w:val="0"/>
              <w:spacing w:before="120" w:after="120"/>
              <w:ind w:left="363" w:hanging="283"/>
              <w:jc w:val="both"/>
              <w:rPr>
                <w:rFonts w:ascii="Calibri" w:hAnsi="Calibri"/>
                <w:sz w:val="18"/>
                <w:szCs w:val="18"/>
                <w:lang w:val="en-GB" w:eastAsia="de-DE"/>
              </w:rPr>
            </w:pPr>
            <w:r w:rsidRPr="63553BC8">
              <w:rPr>
                <w:rFonts w:ascii="Calibri" w:hAnsi="Calibri"/>
                <w:sz w:val="18"/>
                <w:szCs w:val="18"/>
                <w:lang w:val="en-GB" w:eastAsia="de-DE"/>
              </w:rPr>
              <w:t>[</w:t>
            </w:r>
            <w:r w:rsidRPr="1FC12FAD">
              <w:rPr>
                <w:rFonts w:ascii="Calibri" w:hAnsi="Calibri"/>
                <w:sz w:val="18"/>
                <w:szCs w:val="18"/>
                <w:lang w:val="en-GB" w:eastAsia="de-DE"/>
              </w:rPr>
              <w:t>X]</w:t>
            </w:r>
            <w:r w:rsidRPr="70819F1A">
              <w:rPr>
                <w:rFonts w:ascii="Calibri" w:hAnsi="Calibri"/>
                <w:sz w:val="18"/>
                <w:szCs w:val="18"/>
                <w:lang w:val="en-GB" w:eastAsia="de-DE"/>
              </w:rPr>
              <w:t xml:space="preserve"> </w:t>
            </w:r>
            <w:r w:rsidRPr="007A4C04">
              <w:rPr>
                <w:rFonts w:ascii="Calibri" w:hAnsi="Calibri"/>
                <w:sz w:val="18"/>
                <w:szCs w:val="18"/>
                <w:lang w:val="en-GB" w:eastAsia="de-DE"/>
              </w:rPr>
              <w:t>No additional requirements/instructions with respect to management of individual rights requests of Data Subjects</w:t>
            </w:r>
          </w:p>
          <w:p w14:paraId="2978CD3B" w14:textId="5F99F303"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Supplier shall proceed as follows:</w:t>
            </w:r>
          </w:p>
        </w:tc>
      </w:tr>
      <w:tr w:rsidR="00D259F5" w:rsidRPr="007A4C04" w14:paraId="04E48AD6" w14:textId="77777777" w:rsidTr="00316ADC">
        <w:trPr>
          <w:trHeight w:val="240"/>
        </w:trPr>
        <w:tc>
          <w:tcPr>
            <w:tcW w:w="1027" w:type="dxa"/>
            <w:vMerge/>
          </w:tcPr>
          <w:p w14:paraId="596B53E4"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p>
        </w:tc>
        <w:tc>
          <w:tcPr>
            <w:tcW w:w="1747" w:type="dxa"/>
          </w:tcPr>
          <w:p w14:paraId="057E2740"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Termination</w:t>
            </w:r>
          </w:p>
          <w:p w14:paraId="53B4786C"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w:t>
            </w:r>
            <w:r w:rsidRPr="007A4C04">
              <w:rPr>
                <w:rFonts w:ascii="Calibri" w:hAnsi="Calibri"/>
                <w:i/>
                <w:sz w:val="18"/>
                <w:szCs w:val="18"/>
                <w:lang w:val="en-GB" w:eastAsia="de-DE"/>
              </w:rPr>
              <w:t>choose the applicable option</w:t>
            </w:r>
            <w:r w:rsidRPr="007A4C04">
              <w:rPr>
                <w:rFonts w:ascii="Calibri" w:hAnsi="Calibri"/>
                <w:sz w:val="18"/>
                <w:szCs w:val="18"/>
                <w:lang w:val="en-GB" w:eastAsia="de-DE"/>
              </w:rPr>
              <w:t>)</w:t>
            </w:r>
          </w:p>
        </w:tc>
        <w:tc>
          <w:tcPr>
            <w:tcW w:w="7023" w:type="dxa"/>
            <w:gridSpan w:val="4"/>
          </w:tcPr>
          <w:p w14:paraId="4D7CAD96" w14:textId="77777777" w:rsidR="00D259F5" w:rsidRPr="007A4C04" w:rsidRDefault="00D259F5" w:rsidP="00316ADC">
            <w:pPr>
              <w:autoSpaceDE w:val="0"/>
              <w:autoSpaceDN w:val="0"/>
              <w:adjustRightInd w:val="0"/>
              <w:spacing w:before="120" w:after="120"/>
              <w:jc w:val="both"/>
              <w:rPr>
                <w:rFonts w:ascii="Calibri" w:hAnsi="Calibri"/>
                <w:sz w:val="18"/>
                <w:szCs w:val="18"/>
                <w:lang w:val="en-GB" w:eastAsia="de-DE"/>
              </w:rPr>
            </w:pPr>
            <w:r w:rsidRPr="007A4C04">
              <w:rPr>
                <w:rFonts w:ascii="Calibri" w:hAnsi="Calibri"/>
                <w:sz w:val="18"/>
                <w:szCs w:val="18"/>
                <w:lang w:val="en-GB" w:eastAsia="de-DE"/>
              </w:rPr>
              <w:t>After the end of the provision of the Services, Supplier shall:</w:t>
            </w:r>
          </w:p>
          <w:p w14:paraId="431C31FA" w14:textId="77777777" w:rsidR="00D259F5" w:rsidRPr="007A4C04" w:rsidRDefault="00D259F5" w:rsidP="00316ADC">
            <w:pPr>
              <w:autoSpaceDE w:val="0"/>
              <w:autoSpaceDN w:val="0"/>
              <w:adjustRightInd w:val="0"/>
              <w:spacing w:before="120" w:after="120"/>
              <w:ind w:left="363" w:hanging="283"/>
              <w:jc w:val="both"/>
              <w:rPr>
                <w:rFonts w:ascii="Calibri" w:hAnsi="Calibri"/>
                <w:sz w:val="18"/>
                <w:szCs w:val="18"/>
                <w:lang w:val="en-GB" w:eastAsia="de-DE"/>
              </w:rPr>
            </w:pPr>
            <w:r w:rsidRPr="359D0CB8">
              <w:rPr>
                <w:rFonts w:ascii="Calibri" w:hAnsi="Calibri"/>
                <w:sz w:val="18"/>
                <w:szCs w:val="18"/>
                <w:lang w:val="en-GB" w:eastAsia="de-DE"/>
              </w:rPr>
              <w:t>[</w:t>
            </w:r>
            <w:r w:rsidRPr="4098BA4E">
              <w:rPr>
                <w:rFonts w:ascii="Calibri" w:hAnsi="Calibri"/>
                <w:sz w:val="18"/>
                <w:szCs w:val="18"/>
                <w:lang w:val="en-GB" w:eastAsia="de-DE"/>
              </w:rPr>
              <w:t xml:space="preserve">X] </w:t>
            </w:r>
            <w:r w:rsidRPr="007A4C04">
              <w:rPr>
                <w:rFonts w:ascii="Calibri" w:hAnsi="Calibri"/>
                <w:sz w:val="18"/>
                <w:szCs w:val="18"/>
                <w:lang w:val="en-GB" w:eastAsia="de-DE"/>
              </w:rPr>
              <w:t>Securely delete/destroy all the Personal Data and provide a certificate thereof</w:t>
            </w:r>
          </w:p>
          <w:p w14:paraId="2BB61F89"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 xml:space="preserve">Return to Pfizer all the Personal Data or to another data processor designated in writing by Pfizer </w:t>
            </w:r>
          </w:p>
        </w:tc>
      </w:tr>
      <w:tr w:rsidR="00D259F5" w:rsidRPr="007A4C04" w14:paraId="5D0FA658" w14:textId="77777777" w:rsidTr="00316ADC">
        <w:tc>
          <w:tcPr>
            <w:tcW w:w="1027" w:type="dxa"/>
          </w:tcPr>
          <w:p w14:paraId="4EAEF2D5"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 xml:space="preserve">Authorised </w:t>
            </w:r>
            <w:proofErr w:type="spellStart"/>
            <w:r w:rsidRPr="007A4C04">
              <w:rPr>
                <w:rFonts w:ascii="Calibri" w:hAnsi="Calibri"/>
                <w:sz w:val="18"/>
                <w:szCs w:val="18"/>
                <w:lang w:val="en-GB" w:eastAsia="de-DE"/>
              </w:rPr>
              <w:t>Subprocessors</w:t>
            </w:r>
            <w:proofErr w:type="spellEnd"/>
          </w:p>
          <w:p w14:paraId="28A6ACF9"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w:t>
            </w:r>
            <w:r w:rsidRPr="007A4C04">
              <w:rPr>
                <w:rFonts w:ascii="Calibri" w:hAnsi="Calibri"/>
                <w:i/>
                <w:sz w:val="18"/>
                <w:szCs w:val="18"/>
                <w:lang w:val="en-GB" w:eastAsia="de-DE"/>
              </w:rPr>
              <w:t>choose the applicable option</w:t>
            </w:r>
            <w:r w:rsidRPr="007A4C04">
              <w:rPr>
                <w:rFonts w:ascii="Calibri" w:hAnsi="Calibri"/>
                <w:sz w:val="18"/>
                <w:szCs w:val="18"/>
                <w:lang w:val="en-GB" w:eastAsia="de-DE"/>
              </w:rPr>
              <w:t>)</w:t>
            </w:r>
          </w:p>
        </w:tc>
        <w:tc>
          <w:tcPr>
            <w:tcW w:w="8770" w:type="dxa"/>
            <w:gridSpan w:val="5"/>
          </w:tcPr>
          <w:p w14:paraId="1D468CE6" w14:textId="77777777" w:rsidR="00D259F5" w:rsidRPr="007A4C04" w:rsidRDefault="00D259F5" w:rsidP="00316ADC">
            <w:pPr>
              <w:autoSpaceDE w:val="0"/>
              <w:autoSpaceDN w:val="0"/>
              <w:adjustRightInd w:val="0"/>
              <w:spacing w:before="120" w:after="120"/>
              <w:jc w:val="both"/>
              <w:rPr>
                <w:rFonts w:ascii="Calibri" w:hAnsi="Calibri"/>
                <w:sz w:val="18"/>
                <w:szCs w:val="18"/>
                <w:lang w:val="en-GB" w:eastAsia="de-DE"/>
              </w:rPr>
            </w:pPr>
            <w:r w:rsidRPr="63553BC8">
              <w:rPr>
                <w:rFonts w:ascii="Calibri" w:hAnsi="Calibri"/>
                <w:sz w:val="18"/>
                <w:szCs w:val="18"/>
                <w:lang w:val="en-GB" w:eastAsia="de-DE"/>
              </w:rPr>
              <w:t>[</w:t>
            </w:r>
            <w:r w:rsidRPr="1FC12FAD">
              <w:rPr>
                <w:rFonts w:ascii="Calibri" w:hAnsi="Calibri"/>
                <w:sz w:val="18"/>
                <w:szCs w:val="18"/>
                <w:lang w:val="en-GB" w:eastAsia="de-DE"/>
              </w:rPr>
              <w:t>X]</w:t>
            </w:r>
            <w:r w:rsidRPr="70819F1A">
              <w:rPr>
                <w:rFonts w:ascii="Calibri" w:hAnsi="Calibri"/>
                <w:sz w:val="18"/>
                <w:szCs w:val="18"/>
                <w:lang w:val="en-GB" w:eastAsia="de-DE"/>
              </w:rPr>
              <w:t xml:space="preserve"> </w:t>
            </w:r>
            <w:r w:rsidRPr="007A4C04">
              <w:rPr>
                <w:rFonts w:ascii="Calibri" w:hAnsi="Calibri"/>
                <w:sz w:val="18"/>
                <w:szCs w:val="18"/>
                <w:lang w:val="en-GB" w:eastAsia="de-DE"/>
              </w:rPr>
              <w:t xml:space="preserve">There are no </w:t>
            </w:r>
            <w:proofErr w:type="spellStart"/>
            <w:r w:rsidRPr="007A4C04">
              <w:rPr>
                <w:rFonts w:ascii="Calibri" w:hAnsi="Calibri"/>
                <w:sz w:val="18"/>
                <w:szCs w:val="18"/>
                <w:lang w:val="en-GB" w:eastAsia="de-DE"/>
              </w:rPr>
              <w:t>Subprocessors</w:t>
            </w:r>
            <w:proofErr w:type="spellEnd"/>
            <w:r w:rsidRPr="007A4C04">
              <w:rPr>
                <w:rFonts w:ascii="Calibri" w:hAnsi="Calibri"/>
                <w:sz w:val="18"/>
                <w:szCs w:val="18"/>
                <w:lang w:val="en-GB" w:eastAsia="de-DE"/>
              </w:rPr>
              <w:t xml:space="preserve"> </w:t>
            </w:r>
          </w:p>
          <w:p w14:paraId="36980F20"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 xml:space="preserve">The following EEA/Swiss </w:t>
            </w:r>
            <w:proofErr w:type="spellStart"/>
            <w:r w:rsidRPr="007A4C04">
              <w:rPr>
                <w:rFonts w:ascii="Calibri" w:hAnsi="Calibri"/>
                <w:sz w:val="18"/>
                <w:szCs w:val="18"/>
                <w:lang w:val="en-GB" w:eastAsia="de-DE"/>
              </w:rPr>
              <w:t>Subprocessors</w:t>
            </w:r>
            <w:proofErr w:type="spellEnd"/>
            <w:r w:rsidRPr="007A4C04">
              <w:rPr>
                <w:rFonts w:ascii="Calibri" w:hAnsi="Calibri"/>
                <w:sz w:val="18"/>
                <w:szCs w:val="18"/>
                <w:lang w:val="en-GB" w:eastAsia="de-DE"/>
              </w:rPr>
              <w:t xml:space="preserve"> are authorized (subject to compliance with the requirements of the DPA and the applicable Agreements on </w:t>
            </w:r>
            <w:proofErr w:type="spellStart"/>
            <w:r w:rsidRPr="007A4C04">
              <w:rPr>
                <w:rFonts w:ascii="Calibri" w:hAnsi="Calibri"/>
                <w:sz w:val="18"/>
                <w:szCs w:val="18"/>
                <w:lang w:val="en-GB" w:eastAsia="de-DE"/>
              </w:rPr>
              <w:t>Subprocessors</w:t>
            </w:r>
            <w:proofErr w:type="spellEnd"/>
            <w:r w:rsidRPr="007A4C04">
              <w:rPr>
                <w:rFonts w:ascii="Calibri" w:hAnsi="Calibri"/>
                <w:sz w:val="18"/>
                <w:szCs w:val="18"/>
                <w:lang w:val="en-GB" w:eastAsia="de-DE"/>
              </w:rPr>
              <w:t xml:space="preserve"> and subcontractors): [</w:t>
            </w:r>
            <w:r w:rsidRPr="007A4C04">
              <w:rPr>
                <w:rFonts w:ascii="Calibri" w:hAnsi="Calibri"/>
                <w:sz w:val="18"/>
                <w:szCs w:val="18"/>
                <w:highlight w:val="yellow"/>
                <w:lang w:val="en-GB" w:eastAsia="de-DE"/>
              </w:rPr>
              <w:t>Complete corporate name, country where it is established or from which it may access the Personal Data and subcontracted Services</w:t>
            </w:r>
            <w:r w:rsidRPr="007A4C04">
              <w:rPr>
                <w:rFonts w:ascii="Calibri" w:hAnsi="Calibri"/>
                <w:sz w:val="18"/>
                <w:szCs w:val="18"/>
                <w:lang w:val="en-GB" w:eastAsia="de-DE"/>
              </w:rPr>
              <w:t>]</w:t>
            </w:r>
          </w:p>
          <w:p w14:paraId="0289019D"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 xml:space="preserve">The following </w:t>
            </w:r>
            <w:proofErr w:type="spellStart"/>
            <w:r w:rsidRPr="007A4C04">
              <w:rPr>
                <w:rFonts w:ascii="Calibri" w:hAnsi="Calibri"/>
                <w:sz w:val="18"/>
                <w:szCs w:val="18"/>
                <w:lang w:val="en-GB" w:eastAsia="de-DE"/>
              </w:rPr>
              <w:t>Subprocessors</w:t>
            </w:r>
            <w:proofErr w:type="spellEnd"/>
            <w:r w:rsidRPr="007A4C04">
              <w:rPr>
                <w:rFonts w:ascii="Calibri" w:hAnsi="Calibri"/>
                <w:sz w:val="18"/>
                <w:szCs w:val="18"/>
                <w:lang w:val="en-GB" w:eastAsia="de-DE"/>
              </w:rPr>
              <w:t xml:space="preserve">, not located in EEA/Switzerland are authorized (subject to compliance with the requirements of the DPA and the applicable Agreements on </w:t>
            </w:r>
            <w:proofErr w:type="spellStart"/>
            <w:r w:rsidRPr="007A4C04">
              <w:rPr>
                <w:rFonts w:ascii="Calibri" w:hAnsi="Calibri"/>
                <w:sz w:val="18"/>
                <w:szCs w:val="18"/>
                <w:lang w:val="en-GB" w:eastAsia="de-DE"/>
              </w:rPr>
              <w:t>Subprocessors</w:t>
            </w:r>
            <w:proofErr w:type="spellEnd"/>
            <w:r w:rsidRPr="007A4C04">
              <w:rPr>
                <w:rFonts w:ascii="Calibri" w:hAnsi="Calibri"/>
                <w:sz w:val="18"/>
                <w:szCs w:val="18"/>
                <w:lang w:val="en-GB" w:eastAsia="de-DE"/>
              </w:rPr>
              <w:t>, subcontractors and international Transfers): [</w:t>
            </w:r>
            <w:r w:rsidRPr="007A4C04">
              <w:rPr>
                <w:rFonts w:ascii="Calibri" w:hAnsi="Calibri"/>
                <w:sz w:val="18"/>
                <w:szCs w:val="18"/>
                <w:highlight w:val="yellow"/>
                <w:lang w:val="en-GB" w:eastAsia="de-DE"/>
              </w:rPr>
              <w:t>Complete corporate name, country where it is established or from which it may access the Personal Data and subcontracted Services</w:t>
            </w:r>
            <w:r w:rsidRPr="007A4C04">
              <w:rPr>
                <w:rFonts w:ascii="Calibri" w:hAnsi="Calibri"/>
                <w:sz w:val="18"/>
                <w:szCs w:val="18"/>
                <w:lang w:val="en-GB" w:eastAsia="de-DE"/>
              </w:rPr>
              <w:t>]</w:t>
            </w:r>
          </w:p>
        </w:tc>
      </w:tr>
      <w:tr w:rsidR="00D259F5" w:rsidRPr="007A4C04" w14:paraId="29B55B02" w14:textId="77777777" w:rsidTr="00316ADC">
        <w:tc>
          <w:tcPr>
            <w:tcW w:w="1027" w:type="dxa"/>
          </w:tcPr>
          <w:p w14:paraId="3C6D74A8"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Transfer</w:t>
            </w:r>
          </w:p>
          <w:p w14:paraId="4E213715"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w:t>
            </w:r>
            <w:r w:rsidRPr="007A4C04">
              <w:rPr>
                <w:rFonts w:ascii="Calibri" w:hAnsi="Calibri"/>
                <w:i/>
                <w:sz w:val="18"/>
                <w:szCs w:val="18"/>
                <w:lang w:val="en-GB" w:eastAsia="de-DE"/>
              </w:rPr>
              <w:t>choose the applicable option</w:t>
            </w:r>
            <w:r w:rsidRPr="007A4C04">
              <w:rPr>
                <w:rFonts w:ascii="Calibri" w:hAnsi="Calibri"/>
                <w:sz w:val="18"/>
                <w:szCs w:val="18"/>
                <w:lang w:val="en-GB" w:eastAsia="de-DE"/>
              </w:rPr>
              <w:t>)</w:t>
            </w:r>
          </w:p>
        </w:tc>
        <w:tc>
          <w:tcPr>
            <w:tcW w:w="8770" w:type="dxa"/>
            <w:gridSpan w:val="5"/>
          </w:tcPr>
          <w:p w14:paraId="6B4B099A"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Data will remain (including storage or access) in the EEA/Switzerland and will not be Transferred, stored or accessed outside of the EEA/Switzerland</w:t>
            </w:r>
          </w:p>
          <w:p w14:paraId="38BC4524" w14:textId="77777777" w:rsidR="00D259F5" w:rsidRPr="007A4C04" w:rsidRDefault="00D259F5" w:rsidP="00316ADC">
            <w:pPr>
              <w:autoSpaceDE w:val="0"/>
              <w:autoSpaceDN w:val="0"/>
              <w:adjustRightInd w:val="0"/>
              <w:spacing w:before="120" w:after="120"/>
              <w:ind w:left="363" w:hanging="283"/>
              <w:jc w:val="both"/>
              <w:rPr>
                <w:rFonts w:ascii="Calibri" w:hAnsi="Calibri"/>
                <w:sz w:val="18"/>
                <w:szCs w:val="18"/>
                <w:lang w:val="en-GB" w:eastAsia="de-DE"/>
              </w:rPr>
            </w:pPr>
            <w:r w:rsidRPr="5A33DFFF">
              <w:rPr>
                <w:rFonts w:ascii="Calibri" w:hAnsi="Calibri"/>
                <w:sz w:val="18"/>
                <w:szCs w:val="18"/>
                <w:lang w:val="en-GB" w:eastAsia="de-DE"/>
              </w:rPr>
              <w:t>[</w:t>
            </w:r>
            <w:r w:rsidRPr="5EBF3A8B">
              <w:rPr>
                <w:rFonts w:ascii="Calibri" w:hAnsi="Calibri"/>
                <w:sz w:val="18"/>
                <w:szCs w:val="18"/>
                <w:lang w:val="en-GB" w:eastAsia="de-DE"/>
              </w:rPr>
              <w:t xml:space="preserve">X] </w:t>
            </w:r>
            <w:r w:rsidRPr="007A4C04">
              <w:rPr>
                <w:rFonts w:ascii="Calibri" w:hAnsi="Calibri"/>
                <w:sz w:val="18"/>
                <w:szCs w:val="18"/>
                <w:lang w:val="en-GB" w:eastAsia="de-DE"/>
              </w:rPr>
              <w:t xml:space="preserve">Data will be Transferred to (including access or storage) the following locations outside of EEA/Switzerland: </w:t>
            </w:r>
            <w:r w:rsidRPr="45B07367">
              <w:rPr>
                <w:rFonts w:ascii="Calibri" w:hAnsi="Calibri"/>
                <w:sz w:val="18"/>
                <w:szCs w:val="18"/>
                <w:lang w:val="en-GB" w:eastAsia="de-DE"/>
              </w:rPr>
              <w:t xml:space="preserve"> </w:t>
            </w:r>
            <w:r w:rsidRPr="0E3F2F30">
              <w:rPr>
                <w:rFonts w:ascii="Calibri" w:hAnsi="Calibri"/>
                <w:sz w:val="18"/>
                <w:szCs w:val="18"/>
                <w:lang w:val="en-GB" w:eastAsia="de-DE"/>
              </w:rPr>
              <w:t>USA</w:t>
            </w:r>
          </w:p>
        </w:tc>
      </w:tr>
      <w:tr w:rsidR="00D259F5" w:rsidRPr="007A4C04" w14:paraId="370EF91F" w14:textId="77777777" w:rsidTr="00316ADC">
        <w:tc>
          <w:tcPr>
            <w:tcW w:w="1027" w:type="dxa"/>
          </w:tcPr>
          <w:p w14:paraId="2D7128E7"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Security external assessments (technical and organizational measures)</w:t>
            </w:r>
          </w:p>
          <w:p w14:paraId="693B0334" w14:textId="77777777" w:rsidR="00D259F5" w:rsidRPr="007A4C04" w:rsidRDefault="00D259F5" w:rsidP="00316ADC">
            <w:pPr>
              <w:autoSpaceDE w:val="0"/>
              <w:autoSpaceDN w:val="0"/>
              <w:adjustRightInd w:val="0"/>
              <w:spacing w:before="120" w:after="120"/>
              <w:rPr>
                <w:rFonts w:ascii="Calibri" w:hAnsi="Calibri"/>
                <w:sz w:val="18"/>
                <w:szCs w:val="18"/>
                <w:lang w:val="en-GB" w:eastAsia="de-DE"/>
              </w:rPr>
            </w:pPr>
            <w:r w:rsidRPr="007A4C04">
              <w:rPr>
                <w:rFonts w:ascii="Calibri" w:hAnsi="Calibri"/>
                <w:sz w:val="18"/>
                <w:szCs w:val="18"/>
                <w:lang w:val="en-GB" w:eastAsia="de-DE"/>
              </w:rPr>
              <w:t>(</w:t>
            </w:r>
            <w:r w:rsidRPr="007A4C04">
              <w:rPr>
                <w:rFonts w:ascii="Calibri" w:hAnsi="Calibri"/>
                <w:i/>
                <w:sz w:val="18"/>
                <w:szCs w:val="18"/>
                <w:lang w:val="en-GB" w:eastAsia="de-DE"/>
              </w:rPr>
              <w:t>choose the applicable option/s</w:t>
            </w:r>
            <w:r w:rsidRPr="007A4C04">
              <w:rPr>
                <w:rFonts w:ascii="Calibri" w:hAnsi="Calibri"/>
                <w:sz w:val="18"/>
                <w:szCs w:val="18"/>
                <w:lang w:val="en-GB" w:eastAsia="de-DE"/>
              </w:rPr>
              <w:t>)</w:t>
            </w:r>
          </w:p>
        </w:tc>
        <w:tc>
          <w:tcPr>
            <w:tcW w:w="8770" w:type="dxa"/>
            <w:gridSpan w:val="5"/>
          </w:tcPr>
          <w:p w14:paraId="17F6C134"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eastAsia="de-DE"/>
              </w:rPr>
            </w:pPr>
            <w:r w:rsidRPr="549A63C1">
              <w:rPr>
                <w:rFonts w:ascii="Calibri" w:hAnsi="Calibri"/>
                <w:sz w:val="18"/>
                <w:szCs w:val="18"/>
                <w:lang w:eastAsia="de-DE"/>
              </w:rPr>
              <w:t>Supplier is certified</w:t>
            </w:r>
            <w:proofErr w:type="gramStart"/>
            <w:r w:rsidRPr="549A63C1">
              <w:rPr>
                <w:rFonts w:ascii="Calibri" w:hAnsi="Calibri"/>
                <w:sz w:val="18"/>
                <w:szCs w:val="18"/>
                <w:lang w:eastAsia="de-DE"/>
              </w:rPr>
              <w:t>:  [</w:t>
            </w:r>
            <w:proofErr w:type="gramEnd"/>
            <w:r w:rsidRPr="549A63C1">
              <w:rPr>
                <w:rFonts w:ascii="Calibri" w:hAnsi="Calibri"/>
                <w:sz w:val="18"/>
                <w:szCs w:val="18"/>
                <w:highlight w:val="yellow"/>
                <w:lang w:eastAsia="de-DE"/>
              </w:rPr>
              <w:t>insert name of internationally recognized certificate</w:t>
            </w:r>
            <w:r w:rsidRPr="549A63C1">
              <w:rPr>
                <w:rFonts w:ascii="Calibri" w:hAnsi="Calibri"/>
                <w:sz w:val="18"/>
                <w:szCs w:val="18"/>
                <w:lang w:eastAsia="de-DE"/>
              </w:rPr>
              <w:t>], issued on [</w:t>
            </w:r>
            <w:r w:rsidRPr="549A63C1">
              <w:rPr>
                <w:rFonts w:ascii="Calibri" w:hAnsi="Calibri"/>
                <w:sz w:val="18"/>
                <w:szCs w:val="18"/>
                <w:highlight w:val="yellow"/>
                <w:lang w:eastAsia="de-DE"/>
              </w:rPr>
              <w:t>date</w:t>
            </w:r>
            <w:r w:rsidRPr="549A63C1">
              <w:rPr>
                <w:rFonts w:ascii="Calibri" w:hAnsi="Calibri"/>
                <w:sz w:val="18"/>
                <w:szCs w:val="18"/>
                <w:lang w:eastAsia="de-DE"/>
              </w:rPr>
              <w:t>]</w:t>
            </w:r>
          </w:p>
          <w:p w14:paraId="705E9D29"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Supplier has successfully completed a Supplier Assessment (either by Pfizer or results of equivalent Assessment have been provided) on [</w:t>
            </w:r>
            <w:r w:rsidRPr="007A4C04">
              <w:rPr>
                <w:rFonts w:ascii="Calibri" w:hAnsi="Calibri"/>
                <w:sz w:val="18"/>
                <w:szCs w:val="18"/>
                <w:highlight w:val="yellow"/>
                <w:lang w:val="en-GB" w:eastAsia="de-DE"/>
              </w:rPr>
              <w:t>date</w:t>
            </w:r>
            <w:r w:rsidRPr="007A4C04">
              <w:rPr>
                <w:rFonts w:ascii="Calibri" w:hAnsi="Calibri"/>
                <w:sz w:val="18"/>
                <w:szCs w:val="18"/>
                <w:lang w:val="en-GB" w:eastAsia="de-DE"/>
              </w:rPr>
              <w:t xml:space="preserve">] </w:t>
            </w:r>
          </w:p>
          <w:p w14:paraId="78C033B7" w14:textId="77777777" w:rsidR="00D259F5" w:rsidRPr="007A4C04" w:rsidRDefault="00D259F5" w:rsidP="00316ADC">
            <w:pPr>
              <w:autoSpaceDE w:val="0"/>
              <w:autoSpaceDN w:val="0"/>
              <w:adjustRightInd w:val="0"/>
              <w:spacing w:before="120" w:after="120"/>
              <w:ind w:left="363" w:hanging="283"/>
              <w:jc w:val="both"/>
              <w:rPr>
                <w:rFonts w:ascii="Calibri" w:hAnsi="Calibri"/>
                <w:sz w:val="18"/>
                <w:szCs w:val="18"/>
                <w:lang w:val="en-GB" w:eastAsia="de-DE"/>
              </w:rPr>
            </w:pPr>
            <w:r w:rsidRPr="3CF0DAB5">
              <w:rPr>
                <w:rFonts w:ascii="Calibri" w:hAnsi="Calibri"/>
                <w:sz w:val="18"/>
                <w:szCs w:val="18"/>
                <w:lang w:val="en-GB" w:eastAsia="de-DE"/>
              </w:rPr>
              <w:t xml:space="preserve">[X] </w:t>
            </w:r>
            <w:r w:rsidRPr="007A4C04">
              <w:rPr>
                <w:rFonts w:ascii="Calibri" w:hAnsi="Calibri"/>
                <w:sz w:val="18"/>
                <w:szCs w:val="18"/>
                <w:lang w:val="en-GB" w:eastAsia="de-DE"/>
              </w:rPr>
              <w:t>Supplier has agreed to Pfizer Third Party Security Requirements</w:t>
            </w:r>
          </w:p>
          <w:p w14:paraId="008CDD35"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Supplier has agreed to equivalent security standard: [</w:t>
            </w:r>
            <w:r w:rsidRPr="007A4C04">
              <w:rPr>
                <w:rFonts w:ascii="Calibri" w:hAnsi="Calibri"/>
                <w:sz w:val="18"/>
                <w:szCs w:val="18"/>
                <w:highlight w:val="yellow"/>
                <w:lang w:val="en-GB" w:eastAsia="de-DE"/>
              </w:rPr>
              <w:t>please describe</w:t>
            </w:r>
            <w:r w:rsidRPr="007A4C04">
              <w:rPr>
                <w:rFonts w:ascii="Calibri" w:hAnsi="Calibri"/>
                <w:sz w:val="18"/>
                <w:szCs w:val="18"/>
                <w:lang w:val="en-GB" w:eastAsia="de-DE"/>
              </w:rPr>
              <w:t>]</w:t>
            </w:r>
          </w:p>
        </w:tc>
      </w:tr>
      <w:tr w:rsidR="00D259F5" w:rsidRPr="007A4C04" w14:paraId="099FCABA" w14:textId="77777777" w:rsidTr="00316ADC">
        <w:tc>
          <w:tcPr>
            <w:tcW w:w="1027" w:type="dxa"/>
          </w:tcPr>
          <w:p w14:paraId="5477DCF3" w14:textId="77777777" w:rsidR="00D259F5" w:rsidRPr="007A4C04" w:rsidRDefault="00D259F5" w:rsidP="00316ADC">
            <w:pPr>
              <w:autoSpaceDE w:val="0"/>
              <w:autoSpaceDN w:val="0"/>
              <w:adjustRightInd w:val="0"/>
              <w:spacing w:before="120" w:after="120"/>
              <w:rPr>
                <w:rFonts w:ascii="Calibri" w:hAnsi="Calibri"/>
                <w:i/>
                <w:sz w:val="18"/>
                <w:szCs w:val="18"/>
                <w:lang w:val="en-GB" w:eastAsia="de-DE"/>
              </w:rPr>
            </w:pPr>
            <w:r w:rsidRPr="007A4C04">
              <w:rPr>
                <w:rFonts w:ascii="Calibri" w:hAnsi="Calibri"/>
                <w:sz w:val="18"/>
                <w:szCs w:val="18"/>
                <w:lang w:val="en-GB" w:eastAsia="de-DE"/>
              </w:rPr>
              <w:t>Data Protection Officers (DPOs)</w:t>
            </w:r>
          </w:p>
        </w:tc>
        <w:tc>
          <w:tcPr>
            <w:tcW w:w="8770" w:type="dxa"/>
            <w:gridSpan w:val="5"/>
          </w:tcPr>
          <w:p w14:paraId="15642E8C"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highlight w:val="yellow"/>
                <w:lang w:val="en-GB" w:eastAsia="de-DE"/>
              </w:rPr>
            </w:pPr>
            <w:r w:rsidRPr="007A4C04">
              <w:rPr>
                <w:rFonts w:ascii="Calibri" w:hAnsi="Calibri"/>
                <w:sz w:val="18"/>
                <w:szCs w:val="18"/>
                <w:lang w:val="en-GB" w:eastAsia="de-DE"/>
              </w:rPr>
              <w:t>Supplier:</w:t>
            </w:r>
            <w:r>
              <w:rPr>
                <w:rFonts w:ascii="Calibri" w:hAnsi="Calibri"/>
                <w:sz w:val="18"/>
                <w:szCs w:val="18"/>
                <w:lang w:val="en-GB" w:eastAsia="de-DE"/>
              </w:rPr>
              <w:t xml:space="preserve"> </w:t>
            </w:r>
            <w:r w:rsidRPr="569124B5">
              <w:rPr>
                <w:rFonts w:ascii="Calibri" w:hAnsi="Calibri"/>
                <w:sz w:val="18"/>
                <w:szCs w:val="18"/>
                <w:highlight w:val="yellow"/>
                <w:lang w:val="en-GB" w:eastAsia="de-DE"/>
              </w:rPr>
              <w:t>Kendall Anderson,</w:t>
            </w:r>
            <w:r w:rsidRPr="6E094EB9">
              <w:rPr>
                <w:rFonts w:ascii="Calibri" w:hAnsi="Calibri"/>
                <w:sz w:val="18"/>
                <w:szCs w:val="18"/>
                <w:highlight w:val="yellow"/>
                <w:lang w:val="en-GB" w:eastAsia="de-DE"/>
              </w:rPr>
              <w:t xml:space="preserve"> Associate Principal</w:t>
            </w:r>
            <w:r w:rsidRPr="7C7EEAC9">
              <w:rPr>
                <w:rFonts w:ascii="Calibri" w:hAnsi="Calibri"/>
                <w:sz w:val="18"/>
                <w:szCs w:val="18"/>
                <w:highlight w:val="yellow"/>
                <w:lang w:val="en-GB" w:eastAsia="de-DE"/>
              </w:rPr>
              <w:t xml:space="preserve">, </w:t>
            </w:r>
            <w:r w:rsidRPr="31C79716">
              <w:rPr>
                <w:rFonts w:ascii="Calibri" w:hAnsi="Calibri"/>
                <w:sz w:val="18"/>
                <w:szCs w:val="18"/>
                <w:highlight w:val="yellow"/>
                <w:lang w:val="en-GB" w:eastAsia="de-DE"/>
              </w:rPr>
              <w:t xml:space="preserve">Consulting Operations </w:t>
            </w:r>
            <w:r w:rsidRPr="50BA5C2B">
              <w:rPr>
                <w:rFonts w:ascii="Calibri" w:hAnsi="Calibri"/>
                <w:sz w:val="18"/>
                <w:szCs w:val="18"/>
                <w:highlight w:val="yellow"/>
                <w:lang w:val="en-GB" w:eastAsia="de-DE"/>
              </w:rPr>
              <w:t>Lead</w:t>
            </w:r>
            <w:r w:rsidRPr="7C7EEAC9">
              <w:rPr>
                <w:rFonts w:ascii="Calibri" w:hAnsi="Calibri"/>
                <w:sz w:val="18"/>
                <w:szCs w:val="18"/>
                <w:highlight w:val="yellow"/>
                <w:lang w:val="en-GB" w:eastAsia="de-DE"/>
              </w:rPr>
              <w:t xml:space="preserve">. </w:t>
            </w:r>
            <w:r w:rsidRPr="35EABF7A">
              <w:rPr>
                <w:rFonts w:ascii="Calibri" w:hAnsi="Calibri"/>
                <w:sz w:val="18"/>
                <w:szCs w:val="18"/>
                <w:highlight w:val="yellow"/>
                <w:lang w:val="en-GB" w:eastAsia="de-DE"/>
              </w:rPr>
              <w:t>Email address: kendall</w:t>
            </w:r>
            <w:r w:rsidRPr="74785062">
              <w:rPr>
                <w:rFonts w:ascii="Calibri" w:hAnsi="Calibri"/>
                <w:sz w:val="18"/>
                <w:szCs w:val="18"/>
                <w:highlight w:val="yellow"/>
                <w:lang w:val="en-GB" w:eastAsia="de-DE"/>
              </w:rPr>
              <w:t>.anderson@</w:t>
            </w:r>
            <w:r w:rsidRPr="28C23040">
              <w:rPr>
                <w:rFonts w:ascii="Calibri" w:hAnsi="Calibri"/>
                <w:sz w:val="18"/>
                <w:szCs w:val="18"/>
                <w:highlight w:val="yellow"/>
                <w:lang w:val="en-GB" w:eastAsia="de-DE"/>
              </w:rPr>
              <w:t>zoomrx.com</w:t>
            </w:r>
          </w:p>
          <w:p w14:paraId="3F5A6349" w14:textId="77777777" w:rsidR="00D259F5" w:rsidRPr="007A4C04" w:rsidRDefault="00D259F5" w:rsidP="00D259F5">
            <w:pPr>
              <w:numPr>
                <w:ilvl w:val="0"/>
                <w:numId w:val="11"/>
              </w:numPr>
              <w:autoSpaceDE w:val="0"/>
              <w:autoSpaceDN w:val="0"/>
              <w:adjustRightInd w:val="0"/>
              <w:spacing w:before="120" w:after="120"/>
              <w:ind w:left="363" w:hanging="283"/>
              <w:jc w:val="both"/>
              <w:rPr>
                <w:rFonts w:ascii="Calibri" w:hAnsi="Calibri"/>
                <w:sz w:val="18"/>
                <w:szCs w:val="18"/>
                <w:lang w:val="en-GB" w:eastAsia="de-DE"/>
              </w:rPr>
            </w:pPr>
            <w:r w:rsidRPr="007A4C04">
              <w:rPr>
                <w:rFonts w:ascii="Calibri" w:hAnsi="Calibri"/>
                <w:sz w:val="18"/>
                <w:szCs w:val="18"/>
                <w:lang w:val="en-GB" w:eastAsia="de-DE"/>
              </w:rPr>
              <w:t>Pfizer: Dpo.Pfizer.com</w:t>
            </w:r>
          </w:p>
        </w:tc>
      </w:tr>
    </w:tbl>
    <w:p w14:paraId="523107ED" w14:textId="77777777" w:rsidR="00D259F5" w:rsidRDefault="00D259F5" w:rsidP="00D259F5"/>
    <w:p w14:paraId="299D4F9F" w14:textId="77777777" w:rsidR="00740D50" w:rsidRPr="00CA4B88" w:rsidRDefault="00740D50" w:rsidP="00740D50">
      <w:pPr>
        <w:pStyle w:val="BodyText"/>
        <w:rPr>
          <w:rFonts w:asciiTheme="minorHAnsi" w:hAnsiTheme="minorHAnsi" w:cstheme="minorHAnsi"/>
        </w:rPr>
      </w:pPr>
    </w:p>
    <w:p w14:paraId="1D244021" w14:textId="77777777" w:rsidR="00D83413" w:rsidRDefault="00D83413"/>
    <w:sectPr w:rsidR="00D83413" w:rsidSect="00740D50">
      <w:pgSz w:w="12240" w:h="15840" w:code="1"/>
      <w:pgMar w:top="1166" w:right="1440" w:bottom="1080" w:left="1440" w:header="720" w:footer="346"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0BC5E" w14:textId="77777777" w:rsidR="00912890" w:rsidRDefault="00912890" w:rsidP="00740D50">
      <w:r>
        <w:separator/>
      </w:r>
    </w:p>
  </w:endnote>
  <w:endnote w:type="continuationSeparator" w:id="0">
    <w:p w14:paraId="7C60C505" w14:textId="77777777" w:rsidR="00912890" w:rsidRDefault="00912890" w:rsidP="00740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7513D" w14:textId="77777777" w:rsidR="00740D50" w:rsidRDefault="00740D50" w:rsidP="001E05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D1454F8" w14:textId="77777777" w:rsidR="00740D50" w:rsidRDefault="00740D50" w:rsidP="009153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F405" w14:textId="77777777" w:rsidR="00740D50" w:rsidRDefault="00740D50" w:rsidP="001E05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28736FD" w14:textId="77777777" w:rsidR="00740D50" w:rsidRPr="00ED6E72" w:rsidRDefault="00740D50" w:rsidP="00D0637D">
    <w:pPr>
      <w:tabs>
        <w:tab w:val="center" w:pos="4435"/>
        <w:tab w:val="right" w:pos="8870"/>
      </w:tabs>
      <w:autoSpaceDE w:val="0"/>
      <w:autoSpaceDN w:val="0"/>
      <w:adjustRightInd w:val="0"/>
      <w:ind w:right="360"/>
      <w:rPr>
        <w:i/>
        <w:sz w:val="20"/>
      </w:rPr>
    </w:pPr>
    <w:r w:rsidRPr="00ED6E72">
      <w:rPr>
        <w:i/>
        <w:sz w:val="20"/>
      </w:rPr>
      <w:t xml:space="preserve">Pfizer Confidential – Version </w:t>
    </w:r>
    <w:r>
      <w:rPr>
        <w:i/>
        <w:sz w:val="20"/>
      </w:rPr>
      <w:t>4</w:t>
    </w:r>
    <w:r w:rsidRPr="00ED6E72">
      <w:rPr>
        <w:i/>
        <w:sz w:val="20"/>
      </w:rPr>
      <w:t>.0 –</w:t>
    </w:r>
    <w:r>
      <w:rPr>
        <w:i/>
        <w:sz w:val="20"/>
      </w:rPr>
      <w:t xml:space="preserve"> D</w:t>
    </w:r>
    <w:r w:rsidRPr="00ED6E72">
      <w:rPr>
        <w:i/>
        <w:sz w:val="20"/>
      </w:rPr>
      <w:t>ate</w:t>
    </w:r>
    <w:r>
      <w:rPr>
        <w:i/>
        <w:sz w:val="20"/>
      </w:rPr>
      <w:t>d</w:t>
    </w:r>
    <w:r w:rsidRPr="00ED6E72">
      <w:rPr>
        <w:i/>
        <w:sz w:val="20"/>
      </w:rPr>
      <w:t xml:space="preserve"> </w:t>
    </w:r>
    <w:r>
      <w:rPr>
        <w:i/>
        <w:sz w:val="20"/>
      </w:rPr>
      <w:t>2022-04-01</w:t>
    </w:r>
  </w:p>
  <w:p w14:paraId="38555337" w14:textId="77777777" w:rsidR="00740D50" w:rsidRDefault="00740D50" w:rsidP="00D0637D">
    <w:pPr>
      <w:tabs>
        <w:tab w:val="center" w:pos="4435"/>
        <w:tab w:val="right" w:pos="8870"/>
      </w:tabs>
      <w:autoSpaceDE w:val="0"/>
      <w:autoSpaceDN w:val="0"/>
      <w:adjustRightInd w:val="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892E2" w14:textId="77777777" w:rsidR="00912890" w:rsidRDefault="00912890" w:rsidP="00740D50">
      <w:r>
        <w:separator/>
      </w:r>
    </w:p>
  </w:footnote>
  <w:footnote w:type="continuationSeparator" w:id="0">
    <w:p w14:paraId="48860401" w14:textId="77777777" w:rsidR="00912890" w:rsidRDefault="00912890" w:rsidP="00740D50">
      <w:r>
        <w:continuationSeparator/>
      </w:r>
    </w:p>
  </w:footnote>
  <w:footnote w:id="1">
    <w:p w14:paraId="0E9BF609" w14:textId="77777777" w:rsidR="00740D50" w:rsidRDefault="00740D50" w:rsidP="00740D50">
      <w:pPr>
        <w:pStyle w:val="FootnoteText"/>
      </w:pPr>
      <w:r>
        <w:rPr>
          <w:rStyle w:val="FootnoteReference"/>
        </w:rPr>
        <w:footnoteRef/>
      </w:r>
      <w:r>
        <w:t xml:space="preserve"> Name is only required if resource is identified as Key Personnel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CDD6" w14:textId="77777777" w:rsidR="00740D50" w:rsidRDefault="00740D50" w:rsidP="009A62A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5A15D04" w14:textId="77777777" w:rsidR="00740D50" w:rsidRDefault="00740D50" w:rsidP="009A62A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235F"/>
    <w:multiLevelType w:val="hybridMultilevel"/>
    <w:tmpl w:val="6C52221C"/>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 w15:restartNumberingAfterBreak="0">
    <w:nsid w:val="1B83171C"/>
    <w:multiLevelType w:val="hybridMultilevel"/>
    <w:tmpl w:val="FAF8C8E2"/>
    <w:lvl w:ilvl="0" w:tplc="4C083BB4">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 w15:restartNumberingAfterBreak="0">
    <w:nsid w:val="2D315FF9"/>
    <w:multiLevelType w:val="hybridMultilevel"/>
    <w:tmpl w:val="F0FA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D09A2"/>
    <w:multiLevelType w:val="hybridMultilevel"/>
    <w:tmpl w:val="736A353E"/>
    <w:lvl w:ilvl="0" w:tplc="81A2883A">
      <w:start w:val="925"/>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4A67DFC"/>
    <w:multiLevelType w:val="hybridMultilevel"/>
    <w:tmpl w:val="F074241C"/>
    <w:lvl w:ilvl="0" w:tplc="F6FCB362">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9B3E22"/>
    <w:multiLevelType w:val="hybridMultilevel"/>
    <w:tmpl w:val="9AFEB21C"/>
    <w:lvl w:ilvl="0" w:tplc="81A2883A">
      <w:start w:val="925"/>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0F64EEA"/>
    <w:multiLevelType w:val="multilevel"/>
    <w:tmpl w:val="341EDF8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06F76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2E90B10"/>
    <w:multiLevelType w:val="multilevel"/>
    <w:tmpl w:val="A40E1D04"/>
    <w:lvl w:ilvl="0">
      <w:start w:val="1"/>
      <w:numFmt w:val="upperLetter"/>
      <w:lvlText w:val="%1."/>
      <w:lvlJc w:val="left"/>
      <w:pPr>
        <w:ind w:left="360" w:hanging="360"/>
      </w:pPr>
      <w:rPr>
        <w:rFonts w:hint="default"/>
        <w:b/>
        <w:i w:val="0"/>
      </w:rPr>
    </w:lvl>
    <w:lvl w:ilvl="1">
      <w:start w:val="1"/>
      <w:numFmt w:val="decimal"/>
      <w:lvlText w:val="%1.%2."/>
      <w:lvlJc w:val="left"/>
      <w:pPr>
        <w:ind w:left="432" w:hanging="432"/>
      </w:pPr>
      <w:rPr>
        <w:rFonts w:hint="default"/>
        <w:b w:val="0"/>
      </w:rPr>
    </w:lvl>
    <w:lvl w:ilvl="2">
      <w:start w:val="1"/>
      <w:numFmt w:val="decimal"/>
      <w:lvlText w:val="%1.%2.%3."/>
      <w:lvlJc w:val="left"/>
      <w:pPr>
        <w:ind w:left="1944" w:hanging="504"/>
      </w:pPr>
      <w:rPr>
        <w:rFonts w:hint="default"/>
        <w:b w:val="0"/>
      </w:rPr>
    </w:lvl>
    <w:lvl w:ilvl="3">
      <w:start w:val="1"/>
      <w:numFmt w:val="decimal"/>
      <w:lvlText w:val="%1.%2.%3.%4."/>
      <w:lvlJc w:val="left"/>
      <w:pPr>
        <w:ind w:left="1728" w:hanging="648"/>
      </w:pPr>
      <w:rPr>
        <w:rFonts w:hint="default"/>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6401387"/>
    <w:multiLevelType w:val="hybridMultilevel"/>
    <w:tmpl w:val="3CB68C8C"/>
    <w:lvl w:ilvl="0" w:tplc="878EED4C">
      <w:start w:val="925"/>
      <w:numFmt w:val="bullet"/>
      <w:lvlText w:val=""/>
      <w:lvlJc w:val="left"/>
      <w:pPr>
        <w:ind w:left="1080" w:hanging="360"/>
      </w:pPr>
      <w:rPr>
        <w:rFonts w:ascii="Symbol" w:eastAsia="Times New Roman" w:hAnsi="Symbol" w:cstheme="minorHAnsi"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FCB2ED2"/>
    <w:multiLevelType w:val="hybridMultilevel"/>
    <w:tmpl w:val="E480AC9C"/>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11" w15:restartNumberingAfterBreak="0">
    <w:nsid w:val="6E6E4703"/>
    <w:multiLevelType w:val="hybridMultilevel"/>
    <w:tmpl w:val="A6E63328"/>
    <w:lvl w:ilvl="0" w:tplc="04090001">
      <w:start w:val="1"/>
      <w:numFmt w:val="bullet"/>
      <w:lvlText w:val=""/>
      <w:lvlJc w:val="left"/>
      <w:pPr>
        <w:ind w:left="1575" w:hanging="360"/>
      </w:pPr>
      <w:rPr>
        <w:rFonts w:ascii="Symbol" w:hAnsi="Symbol" w:hint="default"/>
      </w:rPr>
    </w:lvl>
    <w:lvl w:ilvl="1" w:tplc="27148D0A">
      <w:start w:val="1"/>
      <w:numFmt w:val="bullet"/>
      <w:lvlText w:val=""/>
      <w:lvlJc w:val="left"/>
      <w:pPr>
        <w:tabs>
          <w:tab w:val="num" w:pos="2295"/>
        </w:tabs>
        <w:ind w:left="2295" w:hanging="360"/>
      </w:pPr>
      <w:rPr>
        <w:rFonts w:ascii="Symbol" w:hAnsi="Symbol" w:hint="default"/>
        <w:caps w:val="0"/>
        <w:sz w:val="20"/>
        <w:u w:val="none"/>
      </w:rPr>
    </w:lvl>
    <w:lvl w:ilvl="2" w:tplc="08090005" w:tentative="1">
      <w:start w:val="1"/>
      <w:numFmt w:val="bullet"/>
      <w:lvlText w:val=""/>
      <w:lvlJc w:val="left"/>
      <w:pPr>
        <w:ind w:left="3015" w:hanging="360"/>
      </w:pPr>
      <w:rPr>
        <w:rFonts w:ascii="Wingdings" w:hAnsi="Wingdings" w:hint="default"/>
      </w:rPr>
    </w:lvl>
    <w:lvl w:ilvl="3" w:tplc="08090001" w:tentative="1">
      <w:start w:val="1"/>
      <w:numFmt w:val="bullet"/>
      <w:lvlText w:val=""/>
      <w:lvlJc w:val="left"/>
      <w:pPr>
        <w:ind w:left="3735" w:hanging="360"/>
      </w:pPr>
      <w:rPr>
        <w:rFonts w:ascii="Symbol" w:hAnsi="Symbol" w:hint="default"/>
      </w:rPr>
    </w:lvl>
    <w:lvl w:ilvl="4" w:tplc="08090003" w:tentative="1">
      <w:start w:val="1"/>
      <w:numFmt w:val="bullet"/>
      <w:lvlText w:val="o"/>
      <w:lvlJc w:val="left"/>
      <w:pPr>
        <w:ind w:left="4455" w:hanging="360"/>
      </w:pPr>
      <w:rPr>
        <w:rFonts w:ascii="Courier New" w:hAnsi="Courier New" w:cs="Courier New" w:hint="default"/>
      </w:rPr>
    </w:lvl>
    <w:lvl w:ilvl="5" w:tplc="08090005" w:tentative="1">
      <w:start w:val="1"/>
      <w:numFmt w:val="bullet"/>
      <w:lvlText w:val=""/>
      <w:lvlJc w:val="left"/>
      <w:pPr>
        <w:ind w:left="5175" w:hanging="360"/>
      </w:pPr>
      <w:rPr>
        <w:rFonts w:ascii="Wingdings" w:hAnsi="Wingdings" w:hint="default"/>
      </w:rPr>
    </w:lvl>
    <w:lvl w:ilvl="6" w:tplc="08090001" w:tentative="1">
      <w:start w:val="1"/>
      <w:numFmt w:val="bullet"/>
      <w:lvlText w:val=""/>
      <w:lvlJc w:val="left"/>
      <w:pPr>
        <w:ind w:left="5895" w:hanging="360"/>
      </w:pPr>
      <w:rPr>
        <w:rFonts w:ascii="Symbol" w:hAnsi="Symbol" w:hint="default"/>
      </w:rPr>
    </w:lvl>
    <w:lvl w:ilvl="7" w:tplc="08090003" w:tentative="1">
      <w:start w:val="1"/>
      <w:numFmt w:val="bullet"/>
      <w:lvlText w:val="o"/>
      <w:lvlJc w:val="left"/>
      <w:pPr>
        <w:ind w:left="6615" w:hanging="360"/>
      </w:pPr>
      <w:rPr>
        <w:rFonts w:ascii="Courier New" w:hAnsi="Courier New" w:cs="Courier New" w:hint="default"/>
      </w:rPr>
    </w:lvl>
    <w:lvl w:ilvl="8" w:tplc="08090005" w:tentative="1">
      <w:start w:val="1"/>
      <w:numFmt w:val="bullet"/>
      <w:lvlText w:val=""/>
      <w:lvlJc w:val="left"/>
      <w:pPr>
        <w:ind w:left="7335" w:hanging="360"/>
      </w:pPr>
      <w:rPr>
        <w:rFonts w:ascii="Wingdings" w:hAnsi="Wingdings" w:hint="default"/>
      </w:rPr>
    </w:lvl>
  </w:abstractNum>
  <w:abstractNum w:abstractNumId="12" w15:restartNumberingAfterBreak="0">
    <w:nsid w:val="73E27DAB"/>
    <w:multiLevelType w:val="multilevel"/>
    <w:tmpl w:val="AED007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D8814CD"/>
    <w:multiLevelType w:val="hybridMultilevel"/>
    <w:tmpl w:val="1AC41210"/>
    <w:lvl w:ilvl="0" w:tplc="BFE89838">
      <w:start w:val="925"/>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7561050">
    <w:abstractNumId w:val="13"/>
  </w:num>
  <w:num w:numId="2" w16cid:durableId="1456215699">
    <w:abstractNumId w:val="9"/>
  </w:num>
  <w:num w:numId="3" w16cid:durableId="1286741151">
    <w:abstractNumId w:val="5"/>
  </w:num>
  <w:num w:numId="4" w16cid:durableId="1056776575">
    <w:abstractNumId w:val="3"/>
  </w:num>
  <w:num w:numId="5" w16cid:durableId="287661198">
    <w:abstractNumId w:val="11"/>
  </w:num>
  <w:num w:numId="6" w16cid:durableId="593637912">
    <w:abstractNumId w:val="1"/>
  </w:num>
  <w:num w:numId="7" w16cid:durableId="513543291">
    <w:abstractNumId w:val="0"/>
  </w:num>
  <w:num w:numId="8" w16cid:durableId="1372657747">
    <w:abstractNumId w:val="10"/>
  </w:num>
  <w:num w:numId="9" w16cid:durableId="607781551">
    <w:abstractNumId w:val="6"/>
  </w:num>
  <w:num w:numId="10" w16cid:durableId="706951062">
    <w:abstractNumId w:val="8"/>
  </w:num>
  <w:num w:numId="11" w16cid:durableId="13964606">
    <w:abstractNumId w:val="4"/>
  </w:num>
  <w:num w:numId="12" w16cid:durableId="1748841345">
    <w:abstractNumId w:val="12"/>
  </w:num>
  <w:num w:numId="13" w16cid:durableId="112328776">
    <w:abstractNumId w:val="2"/>
  </w:num>
  <w:num w:numId="14" w16cid:durableId="31988659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zalez, Gabriela L">
    <w15:presenceInfo w15:providerId="AD" w15:userId="S::GONZAG74@pfizer.com::67aea9ad-ea86-4de1-92aa-d49833160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50"/>
    <w:rsid w:val="000D761C"/>
    <w:rsid w:val="00103492"/>
    <w:rsid w:val="002A0C4C"/>
    <w:rsid w:val="002C770E"/>
    <w:rsid w:val="002D1445"/>
    <w:rsid w:val="00443CAC"/>
    <w:rsid w:val="004501AA"/>
    <w:rsid w:val="0048274D"/>
    <w:rsid w:val="0049368B"/>
    <w:rsid w:val="004D6755"/>
    <w:rsid w:val="00592C43"/>
    <w:rsid w:val="0063742F"/>
    <w:rsid w:val="00740D50"/>
    <w:rsid w:val="00740F21"/>
    <w:rsid w:val="008457F8"/>
    <w:rsid w:val="008936FD"/>
    <w:rsid w:val="00912890"/>
    <w:rsid w:val="00A73237"/>
    <w:rsid w:val="00A950CE"/>
    <w:rsid w:val="00AE13FA"/>
    <w:rsid w:val="00BD419B"/>
    <w:rsid w:val="00BD6314"/>
    <w:rsid w:val="00C30E6E"/>
    <w:rsid w:val="00C43F1B"/>
    <w:rsid w:val="00C72085"/>
    <w:rsid w:val="00CC154A"/>
    <w:rsid w:val="00D259F5"/>
    <w:rsid w:val="00D376B0"/>
    <w:rsid w:val="00D83413"/>
    <w:rsid w:val="00F57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10E45"/>
  <w15:chartTrackingRefBased/>
  <w15:docId w15:val="{6F5AB8EF-519D-4962-83E2-C616FC407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D50"/>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qFormat/>
    <w:rsid w:val="00740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40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740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740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740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740D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40D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40D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40D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40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D50"/>
    <w:rPr>
      <w:rFonts w:eastAsiaTheme="majorEastAsia" w:cstheme="majorBidi"/>
      <w:color w:val="272727" w:themeColor="text1" w:themeTint="D8"/>
    </w:rPr>
  </w:style>
  <w:style w:type="paragraph" w:styleId="Title">
    <w:name w:val="Title"/>
    <w:basedOn w:val="Normal"/>
    <w:next w:val="Normal"/>
    <w:link w:val="TitleChar"/>
    <w:qFormat/>
    <w:rsid w:val="00740D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740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740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D50"/>
    <w:pPr>
      <w:spacing w:before="160"/>
      <w:jc w:val="center"/>
    </w:pPr>
    <w:rPr>
      <w:i/>
      <w:iCs/>
      <w:color w:val="404040" w:themeColor="text1" w:themeTint="BF"/>
    </w:rPr>
  </w:style>
  <w:style w:type="character" w:customStyle="1" w:styleId="QuoteChar">
    <w:name w:val="Quote Char"/>
    <w:basedOn w:val="DefaultParagraphFont"/>
    <w:link w:val="Quote"/>
    <w:uiPriority w:val="29"/>
    <w:rsid w:val="00740D50"/>
    <w:rPr>
      <w:i/>
      <w:iCs/>
      <w:color w:val="404040" w:themeColor="text1" w:themeTint="BF"/>
    </w:rPr>
  </w:style>
  <w:style w:type="paragraph" w:styleId="ListParagraph">
    <w:name w:val="List Paragraph"/>
    <w:basedOn w:val="Normal"/>
    <w:link w:val="ListParagraphChar"/>
    <w:uiPriority w:val="34"/>
    <w:qFormat/>
    <w:rsid w:val="00740D50"/>
    <w:pPr>
      <w:ind w:left="720"/>
      <w:contextualSpacing/>
    </w:pPr>
  </w:style>
  <w:style w:type="character" w:styleId="IntenseEmphasis">
    <w:name w:val="Intense Emphasis"/>
    <w:basedOn w:val="DefaultParagraphFont"/>
    <w:uiPriority w:val="21"/>
    <w:qFormat/>
    <w:rsid w:val="00740D50"/>
    <w:rPr>
      <w:i/>
      <w:iCs/>
      <w:color w:val="0F4761" w:themeColor="accent1" w:themeShade="BF"/>
    </w:rPr>
  </w:style>
  <w:style w:type="paragraph" w:styleId="IntenseQuote">
    <w:name w:val="Intense Quote"/>
    <w:basedOn w:val="Normal"/>
    <w:next w:val="Normal"/>
    <w:link w:val="IntenseQuoteChar"/>
    <w:uiPriority w:val="30"/>
    <w:qFormat/>
    <w:rsid w:val="00740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D50"/>
    <w:rPr>
      <w:i/>
      <w:iCs/>
      <w:color w:val="0F4761" w:themeColor="accent1" w:themeShade="BF"/>
    </w:rPr>
  </w:style>
  <w:style w:type="character" w:styleId="IntenseReference">
    <w:name w:val="Intense Reference"/>
    <w:basedOn w:val="DefaultParagraphFont"/>
    <w:uiPriority w:val="32"/>
    <w:qFormat/>
    <w:rsid w:val="00740D50"/>
    <w:rPr>
      <w:b/>
      <w:bCs/>
      <w:smallCaps/>
      <w:color w:val="0F4761" w:themeColor="accent1" w:themeShade="BF"/>
      <w:spacing w:val="5"/>
    </w:rPr>
  </w:style>
  <w:style w:type="paragraph" w:styleId="Footer">
    <w:name w:val="footer"/>
    <w:basedOn w:val="Header"/>
    <w:link w:val="FooterChar"/>
    <w:rsid w:val="00740D50"/>
  </w:style>
  <w:style w:type="character" w:customStyle="1" w:styleId="FooterChar">
    <w:name w:val="Footer Char"/>
    <w:basedOn w:val="DefaultParagraphFont"/>
    <w:link w:val="Footer"/>
    <w:rsid w:val="00740D50"/>
    <w:rPr>
      <w:rFonts w:ascii="Times New Roman" w:eastAsia="Times New Roman" w:hAnsi="Times New Roman" w:cs="Times New Roman"/>
      <w:kern w:val="0"/>
      <w:szCs w:val="20"/>
      <w:lang w:val="en-GB"/>
      <w14:ligatures w14:val="none"/>
    </w:rPr>
  </w:style>
  <w:style w:type="paragraph" w:styleId="Header">
    <w:name w:val="header"/>
    <w:basedOn w:val="Normal"/>
    <w:link w:val="HeaderChar"/>
    <w:rsid w:val="00740D50"/>
    <w:pPr>
      <w:tabs>
        <w:tab w:val="center" w:pos="4435"/>
        <w:tab w:val="right" w:pos="8870"/>
      </w:tabs>
    </w:pPr>
    <w:rPr>
      <w:lang w:val="en-GB"/>
    </w:rPr>
  </w:style>
  <w:style w:type="character" w:customStyle="1" w:styleId="HeaderChar">
    <w:name w:val="Header Char"/>
    <w:basedOn w:val="DefaultParagraphFont"/>
    <w:link w:val="Header"/>
    <w:rsid w:val="00740D50"/>
    <w:rPr>
      <w:rFonts w:ascii="Times New Roman" w:eastAsia="Times New Roman" w:hAnsi="Times New Roman" w:cs="Times New Roman"/>
      <w:kern w:val="0"/>
      <w:szCs w:val="20"/>
      <w:lang w:val="en-GB"/>
      <w14:ligatures w14:val="none"/>
    </w:rPr>
  </w:style>
  <w:style w:type="character" w:styleId="Hyperlink">
    <w:name w:val="Hyperlink"/>
    <w:uiPriority w:val="99"/>
    <w:rsid w:val="00740D50"/>
    <w:rPr>
      <w:color w:val="0000FF"/>
      <w:u w:val="single"/>
    </w:rPr>
  </w:style>
  <w:style w:type="character" w:styleId="CommentReference">
    <w:name w:val="annotation reference"/>
    <w:semiHidden/>
    <w:rsid w:val="00740D50"/>
    <w:rPr>
      <w:sz w:val="16"/>
      <w:szCs w:val="16"/>
    </w:rPr>
  </w:style>
  <w:style w:type="paragraph" w:styleId="BodyText">
    <w:name w:val="Body Text"/>
    <w:basedOn w:val="Normal"/>
    <w:link w:val="BodyTextChar"/>
    <w:rsid w:val="00740D50"/>
    <w:pPr>
      <w:spacing w:after="120"/>
    </w:pPr>
    <w:rPr>
      <w:lang w:val="en-GB"/>
    </w:rPr>
  </w:style>
  <w:style w:type="character" w:customStyle="1" w:styleId="BodyTextChar">
    <w:name w:val="Body Text Char"/>
    <w:basedOn w:val="DefaultParagraphFont"/>
    <w:link w:val="BodyText"/>
    <w:rsid w:val="00740D50"/>
    <w:rPr>
      <w:rFonts w:ascii="Times New Roman" w:eastAsia="Times New Roman" w:hAnsi="Times New Roman" w:cs="Times New Roman"/>
      <w:kern w:val="0"/>
      <w:szCs w:val="20"/>
      <w:lang w:val="en-GB"/>
      <w14:ligatures w14:val="none"/>
    </w:rPr>
  </w:style>
  <w:style w:type="paragraph" w:styleId="BodyText2">
    <w:name w:val="Body Text 2"/>
    <w:basedOn w:val="Normal"/>
    <w:link w:val="BodyText2Char"/>
    <w:rsid w:val="00740D50"/>
    <w:pPr>
      <w:spacing w:after="120"/>
      <w:ind w:left="709"/>
    </w:pPr>
    <w:rPr>
      <w:snapToGrid w:val="0"/>
      <w:lang w:val="en-GB"/>
    </w:rPr>
  </w:style>
  <w:style w:type="character" w:customStyle="1" w:styleId="BodyText2Char">
    <w:name w:val="Body Text 2 Char"/>
    <w:basedOn w:val="DefaultParagraphFont"/>
    <w:link w:val="BodyText2"/>
    <w:rsid w:val="00740D50"/>
    <w:rPr>
      <w:rFonts w:ascii="Times New Roman" w:eastAsia="Times New Roman" w:hAnsi="Times New Roman" w:cs="Times New Roman"/>
      <w:snapToGrid w:val="0"/>
      <w:kern w:val="0"/>
      <w:szCs w:val="20"/>
      <w:lang w:val="en-GB"/>
      <w14:ligatures w14:val="none"/>
    </w:rPr>
  </w:style>
  <w:style w:type="character" w:styleId="PageNumber">
    <w:name w:val="page number"/>
    <w:basedOn w:val="DefaultParagraphFont"/>
    <w:rsid w:val="00740D50"/>
  </w:style>
  <w:style w:type="table" w:styleId="TableGrid">
    <w:name w:val="Table Grid"/>
    <w:basedOn w:val="TableNormal"/>
    <w:rsid w:val="00740D50"/>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40D50"/>
    <w:rPr>
      <w:sz w:val="20"/>
    </w:rPr>
  </w:style>
  <w:style w:type="character" w:customStyle="1" w:styleId="FootnoteTextChar">
    <w:name w:val="Footnote Text Char"/>
    <w:basedOn w:val="DefaultParagraphFont"/>
    <w:link w:val="FootnoteText"/>
    <w:semiHidden/>
    <w:rsid w:val="00740D50"/>
    <w:rPr>
      <w:rFonts w:ascii="Times New Roman" w:eastAsia="Times New Roman" w:hAnsi="Times New Roman" w:cs="Times New Roman"/>
      <w:kern w:val="0"/>
      <w:sz w:val="20"/>
      <w:szCs w:val="20"/>
      <w14:ligatures w14:val="none"/>
    </w:rPr>
  </w:style>
  <w:style w:type="character" w:styleId="FootnoteReference">
    <w:name w:val="footnote reference"/>
    <w:semiHidden/>
    <w:rsid w:val="00740D50"/>
    <w:rPr>
      <w:vertAlign w:val="superscript"/>
    </w:rPr>
  </w:style>
  <w:style w:type="paragraph" w:styleId="CommentText">
    <w:name w:val="annotation text"/>
    <w:basedOn w:val="Normal"/>
    <w:link w:val="CommentTextChar"/>
    <w:uiPriority w:val="99"/>
    <w:unhideWhenUsed/>
    <w:rsid w:val="008457F8"/>
    <w:rPr>
      <w:sz w:val="20"/>
    </w:rPr>
  </w:style>
  <w:style w:type="character" w:customStyle="1" w:styleId="CommentTextChar">
    <w:name w:val="Comment Text Char"/>
    <w:basedOn w:val="DefaultParagraphFont"/>
    <w:link w:val="CommentText"/>
    <w:uiPriority w:val="99"/>
    <w:rsid w:val="008457F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457F8"/>
    <w:rPr>
      <w:b/>
      <w:bCs/>
    </w:rPr>
  </w:style>
  <w:style w:type="character" w:customStyle="1" w:styleId="CommentSubjectChar">
    <w:name w:val="Comment Subject Char"/>
    <w:basedOn w:val="CommentTextChar"/>
    <w:link w:val="CommentSubject"/>
    <w:uiPriority w:val="99"/>
    <w:semiHidden/>
    <w:rsid w:val="008457F8"/>
    <w:rPr>
      <w:rFonts w:ascii="Times New Roman" w:eastAsia="Times New Roman" w:hAnsi="Times New Roman" w:cs="Times New Roman"/>
      <w:b/>
      <w:bCs/>
      <w:kern w:val="0"/>
      <w:sz w:val="20"/>
      <w:szCs w:val="20"/>
      <w14:ligatures w14:val="none"/>
    </w:rPr>
  </w:style>
  <w:style w:type="character" w:customStyle="1" w:styleId="ListParagraphChar">
    <w:name w:val="List Paragraph Char"/>
    <w:basedOn w:val="DefaultParagraphFont"/>
    <w:link w:val="ListParagraph"/>
    <w:uiPriority w:val="34"/>
    <w:rsid w:val="00D259F5"/>
    <w:rPr>
      <w:rFonts w:ascii="Times New Roman" w:eastAsia="Times New Roman" w:hAnsi="Times New Roman" w:cs="Times New Roman"/>
      <w:kern w:val="0"/>
      <w:szCs w:val="20"/>
      <w14:ligatures w14:val="none"/>
    </w:rPr>
  </w:style>
  <w:style w:type="character" w:styleId="UnresolvedMention">
    <w:name w:val="Unresolved Mention"/>
    <w:basedOn w:val="DefaultParagraphFont"/>
    <w:uiPriority w:val="99"/>
    <w:semiHidden/>
    <w:unhideWhenUsed/>
    <w:rsid w:val="0063742F"/>
    <w:rPr>
      <w:color w:val="605E5C"/>
      <w:shd w:val="clear" w:color="auto" w:fill="E1DFDD"/>
    </w:rPr>
  </w:style>
  <w:style w:type="paragraph" w:styleId="Revision">
    <w:name w:val="Revision"/>
    <w:hidden/>
    <w:uiPriority w:val="99"/>
    <w:semiHidden/>
    <w:rsid w:val="00A73237"/>
    <w:pPr>
      <w:spacing w:after="0" w:line="240" w:lineRule="auto"/>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gsocwatchroom@pfizer.com"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privacy.officer@Pfizer.com"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fizerSafetyReporting.com" TargetMode="Externa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5D39138238E3428482F9AC847CC3B1" ma:contentTypeVersion="26" ma:contentTypeDescription="Create a new document." ma:contentTypeScope="" ma:versionID="dd5192036d17513511aa768119511b92">
  <xsd:schema xmlns:xsd="http://www.w3.org/2001/XMLSchema" xmlns:xs="http://www.w3.org/2001/XMLSchema" xmlns:p="http://schemas.microsoft.com/office/2006/metadata/properties" xmlns:ns1="http://schemas.microsoft.com/sharepoint/v3" xmlns:ns2="457c7519-65f4-4311-98ff-710488d5099d" xmlns:ns3="4c31d0a7-7d65-4455-b0b7-66f65b242358" targetNamespace="http://schemas.microsoft.com/office/2006/metadata/properties" ma:root="true" ma:fieldsID="7f3f13722d454f803d093c8998983f6c" ns1:_="" ns2:_="" ns3:_="">
    <xsd:import namespace="http://schemas.microsoft.com/sharepoint/v3"/>
    <xsd:import namespace="457c7519-65f4-4311-98ff-710488d5099d"/>
    <xsd:import namespace="4c31d0a7-7d65-4455-b0b7-66f65b24235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3:SharedWithUsers" minOccurs="0"/>
                <xsd:element ref="ns3:SharedWithDetails" minOccurs="0"/>
                <xsd:element ref="ns2:MediaServiceOCR" minOccurs="0"/>
                <xsd:element ref="ns2:Link" minOccurs="0"/>
                <xsd:element ref="ns2:MediaServiceSearchProperties" minOccurs="0"/>
                <xsd:element ref="ns2:MediaServiceLocation"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5" nillable="true" ma:displayName="Rating (0-5)" ma:decimals="2" ma:description="Average value of all the ratings that have been submitted" ma:internalName="AverageRating" ma:readOnly="true">
      <xsd:simpleType>
        <xsd:restriction base="dms:Number"/>
      </xsd:simpleType>
    </xsd:element>
    <xsd:element name="RatingCount" ma:index="26" nillable="true" ma:displayName="Number of Ratings" ma:decimals="0" ma:description="Number of ratings submitted" ma:internalName="RatingCount" ma:readOnly="true">
      <xsd:simpleType>
        <xsd:restriction base="dms:Number"/>
      </xsd:simpleType>
    </xsd:element>
    <xsd:element name="RatedBy" ma:index="27"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8" nillable="true" ma:displayName="User ratings" ma:description="User ratings for the item" ma:hidden="true" ma:internalName="Ratings">
      <xsd:simpleType>
        <xsd:restriction base="dms:Note"/>
      </xsd:simpleType>
    </xsd:element>
    <xsd:element name="LikesCount" ma:index="29" nillable="true" ma:displayName="Number of Likes" ma:internalName="LikesCount">
      <xsd:simpleType>
        <xsd:restriction base="dms:Unknown"/>
      </xsd:simpleType>
    </xsd:element>
    <xsd:element name="LikedBy" ma:index="30"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7c7519-65f4-4311-98ff-710488d50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fdb820a-fbe5-49ec-8492-f23f1cc1e7d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Link" ma:index="21"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31d0a7-7d65-4455-b0b7-66f65b24235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4b33b4c-756c-484c-a535-e67165055b61}" ma:internalName="TaxCatchAll" ma:showField="CatchAllData" ma:web="4c31d0a7-7d65-4455-b0b7-66f65b24235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457c7519-65f4-4311-98ff-710488d5099d">
      <Url xsi:nil="true"/>
      <Description xsi:nil="true"/>
    </Link>
    <LikesCount xmlns="http://schemas.microsoft.com/sharepoint/v3" xsi:nil="true"/>
    <Ratings xmlns="http://schemas.microsoft.com/sharepoint/v3" xsi:nil="true"/>
    <LikedBy xmlns="http://schemas.microsoft.com/sharepoint/v3">
      <UserInfo>
        <DisplayName/>
        <AccountId xsi:nil="true"/>
        <AccountType/>
      </UserInfo>
    </LikedBy>
    <TaxCatchAll xmlns="4c31d0a7-7d65-4455-b0b7-66f65b242358" xsi:nil="true"/>
    <lcf76f155ced4ddcb4097134ff3c332f xmlns="457c7519-65f4-4311-98ff-710488d5099d">
      <Terms xmlns="http://schemas.microsoft.com/office/infopath/2007/PartnerControls"/>
    </lcf76f155ced4ddcb4097134ff3c332f>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1A90AC1D-9301-4D70-90E9-13FECF3CFE53}"/>
</file>

<file path=customXml/itemProps2.xml><?xml version="1.0" encoding="utf-8"?>
<ds:datastoreItem xmlns:ds="http://schemas.openxmlformats.org/officeDocument/2006/customXml" ds:itemID="{1C4C816D-5A93-4692-BE45-420875713A18}"/>
</file>

<file path=customXml/itemProps3.xml><?xml version="1.0" encoding="utf-8"?>
<ds:datastoreItem xmlns:ds="http://schemas.openxmlformats.org/officeDocument/2006/customXml" ds:itemID="{285B1834-39E3-4372-81A8-22F1BEB7D112}"/>
</file>

<file path=docProps/app.xml><?xml version="1.0" encoding="utf-8"?>
<Properties xmlns="http://schemas.openxmlformats.org/officeDocument/2006/extended-properties" xmlns:vt="http://schemas.openxmlformats.org/officeDocument/2006/docPropsVTypes">
  <Template>Normal.dotm</Template>
  <TotalTime>18</TotalTime>
  <Pages>23</Pages>
  <Words>8000</Words>
  <Characters>45760</Characters>
  <Application>Microsoft Office Word</Application>
  <DocSecurity>0</DocSecurity>
  <Lines>1204</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Fleischman</dc:creator>
  <cp:keywords/>
  <dc:description/>
  <cp:lastModifiedBy>Gonzalez, Gabriela L</cp:lastModifiedBy>
  <cp:revision>3</cp:revision>
  <dcterms:created xsi:type="dcterms:W3CDTF">2026-01-16T02:07:00Z</dcterms:created>
  <dcterms:modified xsi:type="dcterms:W3CDTF">2026-01-16T02:28:00Z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91b42f-c435-42ca-9531-75a3f42aae3d_Enabled">
    <vt:lpwstr>true</vt:lpwstr>
  </property>
  <property fmtid="{D5CDD505-2E9C-101B-9397-08002B2CF9AE}" pid="3" name="MSIP_Label_4791b42f-c435-42ca-9531-75a3f42aae3d_SetDate">
    <vt:lpwstr>2026-01-16T02:07:04Z</vt:lpwstr>
  </property>
  <property fmtid="{D5CDD505-2E9C-101B-9397-08002B2CF9AE}" pid="4" name="MSIP_Label_4791b42f-c435-42ca-9531-75a3f42aae3d_Method">
    <vt:lpwstr>Privileged</vt:lpwstr>
  </property>
  <property fmtid="{D5CDD505-2E9C-101B-9397-08002B2CF9AE}" pid="5" name="MSIP_Label_4791b42f-c435-42ca-9531-75a3f42aae3d_Name">
    <vt:lpwstr>4791b42f-c435-42ca-9531-75a3f42aae3d</vt:lpwstr>
  </property>
  <property fmtid="{D5CDD505-2E9C-101B-9397-08002B2CF9AE}" pid="6" name="MSIP_Label_4791b42f-c435-42ca-9531-75a3f42aae3d_SiteId">
    <vt:lpwstr>7a916015-20ae-4ad1-9170-eefd915e9272</vt:lpwstr>
  </property>
  <property fmtid="{D5CDD505-2E9C-101B-9397-08002B2CF9AE}" pid="7" name="MSIP_Label_4791b42f-c435-42ca-9531-75a3f42aae3d_ActionId">
    <vt:lpwstr>8d527277-ec8d-48d2-8259-7f25f664f0b8</vt:lpwstr>
  </property>
  <property fmtid="{D5CDD505-2E9C-101B-9397-08002B2CF9AE}" pid="8" name="MSIP_Label_4791b42f-c435-42ca-9531-75a3f42aae3d_ContentBits">
    <vt:lpwstr>0</vt:lpwstr>
  </property>
  <property fmtid="{D5CDD505-2E9C-101B-9397-08002B2CF9AE}" pid="9" name="MSIP_Label_4791b42f-c435-42ca-9531-75a3f42aae3d_Tag">
    <vt:lpwstr>10, 0, 1, 1</vt:lpwstr>
  </property>
  <property fmtid="{D5CDD505-2E9C-101B-9397-08002B2CF9AE}" pid="10" name="ContentTypeId">
    <vt:lpwstr>0x0101000C5D39138238E3428482F9AC847CC3B1</vt:lpwstr>
  </property>
</Properties>
</file>